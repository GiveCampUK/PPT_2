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66879574"/>
    <w:p w:rsidR="00CD4E24" w:rsidRPr="00A316B5" w:rsidRDefault="00876DC9" w:rsidP="00A316B5">
      <w:pPr>
        <w:pStyle w:val="Title"/>
      </w:pPr>
      <w:r>
        <w:rPr>
          <w:noProof/>
        </w:rPr>
        <mc:AlternateContent>
          <mc:Choice Requires="wps">
            <w:drawing>
              <wp:anchor distT="0" distB="0" distL="114300" distR="114300" simplePos="0" relativeHeight="251658240" behindDoc="0" locked="0" layoutInCell="1" allowOverlap="1">
                <wp:simplePos x="0" y="0"/>
                <wp:positionH relativeFrom="column">
                  <wp:posOffset>-93980</wp:posOffset>
                </wp:positionH>
                <wp:positionV relativeFrom="paragraph">
                  <wp:posOffset>3200400</wp:posOffset>
                </wp:positionV>
                <wp:extent cx="5029200" cy="685800"/>
                <wp:effectExtent l="1270" t="0" r="0" b="0"/>
                <wp:wrapNone/>
                <wp:docPr id="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C9" w:rsidRPr="006A51FB" w:rsidRDefault="000417C9" w:rsidP="0023692F">
                            <w:pPr>
                              <w:rPr>
                                <w:b/>
                                <w:color w:val="993300"/>
                                <w:sz w:val="40"/>
                                <w:szCs w:val="40"/>
                              </w:rPr>
                            </w:pPr>
                            <w:r w:rsidRPr="006A51FB">
                              <w:rPr>
                                <w:b/>
                                <w:color w:val="993300"/>
                                <w:sz w:val="40"/>
                                <w:szCs w:val="40"/>
                              </w:rPr>
                              <w:t>Tiger Computer Services Ltd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026" type="#_x0000_t202" style="position:absolute;margin-left:-7.4pt;margin-top:252pt;width:396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" filled="f" stroked="f">
                <v:textbox>
                  <w:txbxContent>
                    <w:p w:rsidR="000417C9" w:rsidRPr="006A51FB" w:rsidRDefault="000417C9" w:rsidP="0023692F">
                      <w:pPr>
                        <w:rPr>
                          <w:b/>
                          <w:color w:val="993300"/>
                          <w:sz w:val="40"/>
                          <w:szCs w:val="40"/>
                        </w:rPr>
                      </w:pPr>
                      <w:r w:rsidRPr="006A51FB">
                        <w:rPr>
                          <w:b/>
                          <w:color w:val="993300"/>
                          <w:sz w:val="40"/>
                          <w:szCs w:val="40"/>
                        </w:rPr>
                        <w:t>Tiger Computer Services Ltd</w:t>
                      </w:r>
                    </w:p>
                  </w:txbxContent>
                </v:textbox>
              </v:shape>
            </w:pict>
          </mc:Fallback>
        </mc:AlternateContent>
      </w:r>
      <w:r w:rsidR="00B605AF">
        <w:rPr>
          <w:noProof/>
        </w:rPr>
        <w:drawing>
          <wp:anchor distT="0" distB="0" distL="114300" distR="114300" simplePos="0" relativeHeight="251657216" behindDoc="0" locked="0" layoutInCell="1" allowOverlap="1">
            <wp:simplePos x="0" y="0"/>
            <wp:positionH relativeFrom="column">
              <wp:posOffset>0</wp:posOffset>
            </wp:positionH>
            <wp:positionV relativeFrom="paragraph">
              <wp:posOffset>2400300</wp:posOffset>
            </wp:positionV>
            <wp:extent cx="666115" cy="709295"/>
            <wp:effectExtent l="19050" t="0" r="635" b="0"/>
            <wp:wrapNone/>
            <wp:docPr id="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srcRect/>
                    <a:stretch>
                      <a:fillRect/>
                    </a:stretch>
                  </pic:blipFill>
                  <pic:spPr bwMode="auto">
                    <a:xfrm>
                      <a:off x="0" y="0"/>
                      <a:ext cx="666115" cy="709295"/>
                    </a:xfrm>
                    <a:prstGeom prst="rect">
                      <a:avLst/>
                    </a:prstGeom>
                    <a:noFill/>
                    <a:ln w="9525">
                      <a:noFill/>
                      <a:miter lim="800000"/>
                      <a:headEnd/>
                      <a:tailEnd/>
                    </a:ln>
                  </pic:spPr>
                </pic:pic>
              </a:graphicData>
            </a:graphic>
          </wp:anchor>
        </w:drawing>
      </w:r>
      <w:fldSimple w:instr=" DOCPROPERTY  Title  \* MERGEFORMAT ">
        <w:bookmarkStart w:id="1" w:name="_Toc100114609"/>
        <w:bookmarkEnd w:id="0"/>
        <w:r w:rsidR="00B97039">
          <w:t>SQL Server 2008 R2 Express</w:t>
        </w:r>
        <w:bookmarkEnd w:id="1"/>
      </w:fldSimple>
    </w:p>
    <w:p w:rsidR="00CD4E24" w:rsidRPr="00A316B5" w:rsidRDefault="00AC4E92">
      <w:pPr>
        <w:pStyle w:val="Subtitle"/>
      </w:pPr>
      <w:fldSimple w:instr=" DOCPROPERTY  Subject  \* MERGEFORMAT ">
        <w:bookmarkStart w:id="2" w:name="_Toc100114610"/>
        <w:r w:rsidR="00B97039">
          <w:t>Installation Notes</w:t>
        </w:r>
        <w:bookmarkEnd w:id="2"/>
      </w:fldSimple>
      <w:bookmarkStart w:id="3" w:name="_Toc66879575"/>
    </w:p>
    <w:tbl>
      <w:tblPr>
        <w:tblW w:w="0" w:type="auto"/>
        <w:tblLook w:val="0000" w:firstRow="0" w:lastRow="0" w:firstColumn="0" w:lastColumn="0" w:noHBand="0" w:noVBand="0"/>
      </w:tblPr>
      <w:tblGrid>
        <w:gridCol w:w="1188"/>
        <w:gridCol w:w="8440"/>
      </w:tblGrid>
      <w:tr w:rsidR="00CD4E24" w:rsidRPr="00A316B5">
        <w:tc>
          <w:tcPr>
            <w:tcW w:w="1188" w:type="dxa"/>
            <w:vAlign w:val="center"/>
          </w:tcPr>
          <w:bookmarkEnd w:id="3"/>
          <w:p w:rsidR="00CD4E24" w:rsidRPr="00A316B5" w:rsidRDefault="00CD4E24">
            <w:pPr>
              <w:pStyle w:val="DocumentInformation"/>
              <w:rPr>
                <w:b w:val="0"/>
                <w:bCs w:val="0"/>
                <w:sz w:val="20"/>
              </w:rPr>
            </w:pPr>
            <w:r w:rsidRPr="00A316B5">
              <w:rPr>
                <w:b w:val="0"/>
                <w:bCs w:val="0"/>
                <w:sz w:val="20"/>
              </w:rPr>
              <w:t>Author :</w:t>
            </w:r>
          </w:p>
        </w:tc>
        <w:tc>
          <w:tcPr>
            <w:tcW w:w="8440" w:type="dxa"/>
            <w:vAlign w:val="center"/>
          </w:tcPr>
          <w:p w:rsidR="00CD4E24" w:rsidRPr="00A316B5" w:rsidRDefault="00AC4E92">
            <w:pPr>
              <w:pStyle w:val="DocumentInformation"/>
            </w:pPr>
            <w:fldSimple w:instr=" DOCPROPERTY  Author  \* MERGEFORMAT ">
              <w:r w:rsidR="00B97039">
                <w:t>Liam Westley</w:t>
              </w:r>
            </w:fldSimple>
          </w:p>
        </w:tc>
      </w:tr>
      <w:tr w:rsidR="00CD4E24" w:rsidRPr="00A316B5">
        <w:tc>
          <w:tcPr>
            <w:tcW w:w="1188" w:type="dxa"/>
            <w:vAlign w:val="center"/>
          </w:tcPr>
          <w:p w:rsidR="00CD4E24" w:rsidRPr="00A316B5" w:rsidRDefault="00CD4E24">
            <w:pPr>
              <w:pStyle w:val="DocumentInformation"/>
              <w:rPr>
                <w:b w:val="0"/>
                <w:bCs w:val="0"/>
                <w:sz w:val="20"/>
              </w:rPr>
            </w:pPr>
            <w:bookmarkStart w:id="4" w:name="_Toc66879576"/>
            <w:r w:rsidRPr="00A316B5">
              <w:rPr>
                <w:b w:val="0"/>
                <w:bCs w:val="0"/>
                <w:sz w:val="20"/>
              </w:rPr>
              <w:t>Date :</w:t>
            </w:r>
            <w:bookmarkEnd w:id="4"/>
          </w:p>
        </w:tc>
        <w:tc>
          <w:tcPr>
            <w:tcW w:w="8440" w:type="dxa"/>
            <w:vAlign w:val="center"/>
          </w:tcPr>
          <w:p w:rsidR="00CD4E24" w:rsidRPr="00A316B5" w:rsidRDefault="008D0DBC">
            <w:pPr>
              <w:pStyle w:val="DocumentInformation"/>
            </w:pPr>
            <w:r>
              <w:t>23 OCT 2011</w:t>
            </w:r>
          </w:p>
        </w:tc>
      </w:tr>
      <w:tr w:rsidR="00CD4E24" w:rsidRPr="00A316B5">
        <w:tc>
          <w:tcPr>
            <w:tcW w:w="1188" w:type="dxa"/>
            <w:vAlign w:val="center"/>
          </w:tcPr>
          <w:p w:rsidR="00CD4E24" w:rsidRPr="00A316B5" w:rsidRDefault="00CD4E24">
            <w:pPr>
              <w:pStyle w:val="DocumentInformation"/>
              <w:rPr>
                <w:b w:val="0"/>
                <w:bCs w:val="0"/>
                <w:sz w:val="20"/>
              </w:rPr>
            </w:pPr>
            <w:r w:rsidRPr="00A316B5">
              <w:rPr>
                <w:b w:val="0"/>
                <w:bCs w:val="0"/>
                <w:sz w:val="20"/>
              </w:rPr>
              <w:t>Version :</w:t>
            </w:r>
          </w:p>
        </w:tc>
        <w:tc>
          <w:tcPr>
            <w:tcW w:w="8440" w:type="dxa"/>
            <w:vAlign w:val="center"/>
          </w:tcPr>
          <w:p w:rsidR="00CD4E24" w:rsidRPr="00A316B5" w:rsidRDefault="008D0DBC">
            <w:pPr>
              <w:pStyle w:val="DocumentInformation"/>
            </w:pPr>
            <w:r>
              <w:t>0.0.1</w:t>
            </w:r>
          </w:p>
        </w:tc>
      </w:tr>
      <w:tr w:rsidR="00CD4E24" w:rsidRPr="00A316B5">
        <w:tc>
          <w:tcPr>
            <w:tcW w:w="1188" w:type="dxa"/>
            <w:vAlign w:val="center"/>
          </w:tcPr>
          <w:p w:rsidR="00CD4E24" w:rsidRPr="00A316B5" w:rsidRDefault="00CD4E24">
            <w:pPr>
              <w:pStyle w:val="DocumentInformation"/>
              <w:rPr>
                <w:b w:val="0"/>
                <w:bCs w:val="0"/>
                <w:sz w:val="20"/>
              </w:rPr>
            </w:pPr>
            <w:r w:rsidRPr="00A316B5">
              <w:rPr>
                <w:b w:val="0"/>
                <w:bCs w:val="0"/>
                <w:sz w:val="20"/>
              </w:rPr>
              <w:t>Status :</w:t>
            </w:r>
          </w:p>
        </w:tc>
        <w:tc>
          <w:tcPr>
            <w:tcW w:w="8440" w:type="dxa"/>
            <w:vAlign w:val="center"/>
          </w:tcPr>
          <w:p w:rsidR="00CD4E24" w:rsidRPr="00A316B5" w:rsidRDefault="008D0DBC">
            <w:pPr>
              <w:pStyle w:val="DocumentInformation"/>
            </w:pPr>
            <w:r>
              <w:t>DRAFT</w:t>
            </w:r>
          </w:p>
        </w:tc>
      </w:tr>
    </w:tbl>
    <w:p w:rsidR="000C67DF" w:rsidRDefault="000C67DF" w:rsidP="000C67DF">
      <w:pPr>
        <w:rPr>
          <w:sz w:val="16"/>
        </w:rPr>
      </w:pPr>
    </w:p>
    <w:p w:rsidR="000C67DF" w:rsidRPr="000C67DF" w:rsidRDefault="000C67DF" w:rsidP="000C67DF">
      <w:pPr>
        <w:rPr>
          <w:rFonts w:cs="Tahoma"/>
          <w:sz w:val="16"/>
        </w:rPr>
      </w:pPr>
      <w:r w:rsidRPr="000C67DF">
        <w:rPr>
          <w:rFonts w:cs="Tahoma"/>
          <w:sz w:val="16"/>
        </w:rPr>
        <w:t>For any issues or queries arising from the contents of this document please contact Tiger Computer Services Ltd</w:t>
      </w:r>
    </w:p>
    <w:p w:rsidR="000C67DF" w:rsidRPr="000C67DF" w:rsidRDefault="000C67DF" w:rsidP="000C67DF">
      <w:pPr>
        <w:rPr>
          <w:rFonts w:cs="Tahoma"/>
        </w:rPr>
      </w:pPr>
      <w:r w:rsidRPr="000C67DF">
        <w:rPr>
          <w:rFonts w:cs="Tahoma"/>
          <w:sz w:val="16"/>
        </w:rPr>
        <w:t>email:</w:t>
      </w:r>
      <w:r w:rsidRPr="000C67DF">
        <w:rPr>
          <w:rFonts w:cs="Tahoma"/>
        </w:rPr>
        <w:t xml:space="preserve"> </w:t>
      </w:r>
      <w:bookmarkStart w:id="5" w:name="_GoBack"/>
      <w:bookmarkEnd w:id="5"/>
      <w:r w:rsidR="00B77880">
        <w:rPr>
          <w:rFonts w:cs="Tahoma"/>
        </w:rPr>
        <w:fldChar w:fldCharType="begin"/>
      </w:r>
      <w:r w:rsidR="00B77880">
        <w:rPr>
          <w:rFonts w:cs="Tahoma"/>
        </w:rPr>
        <w:instrText xml:space="preserve"> HYPERLINK "mailto:</w:instrText>
      </w:r>
      <w:r w:rsidR="00B77880" w:rsidRPr="00B77880">
        <w:rPr>
          <w:rFonts w:cs="Tahoma"/>
        </w:rPr>
        <w:instrText>liam.westley@tigernews.co.uk</w:instrText>
      </w:r>
      <w:r w:rsidR="00B77880">
        <w:rPr>
          <w:rFonts w:cs="Tahoma"/>
        </w:rPr>
        <w:instrText xml:space="preserve">" </w:instrText>
      </w:r>
      <w:r w:rsidR="00B77880">
        <w:rPr>
          <w:rFonts w:cs="Tahoma"/>
        </w:rPr>
        <w:fldChar w:fldCharType="separate"/>
      </w:r>
      <w:r w:rsidR="00B77880" w:rsidRPr="00A97F3A">
        <w:rPr>
          <w:rStyle w:val="Hyperlink"/>
          <w:rFonts w:cs="Tahoma"/>
        </w:rPr>
        <w:t>liam.westley@tigernews.co.uk</w:t>
      </w:r>
      <w:r w:rsidR="00B77880">
        <w:rPr>
          <w:rFonts w:cs="Tahoma"/>
        </w:rPr>
        <w:fldChar w:fldCharType="end"/>
      </w:r>
      <w:r w:rsidRPr="000C67DF">
        <w:rPr>
          <w:rFonts w:cs="Tahoma"/>
        </w:rPr>
        <w:t xml:space="preserve"> </w:t>
      </w:r>
    </w:p>
    <w:p w:rsidR="00A316B5" w:rsidRDefault="00A316B5">
      <w:pPr>
        <w:pStyle w:val="Style1"/>
      </w:pPr>
    </w:p>
    <w:p w:rsidR="00CD4E24" w:rsidRPr="00A316B5" w:rsidRDefault="00CD4E24">
      <w:pPr>
        <w:pStyle w:val="Style1"/>
      </w:pPr>
      <w:r w:rsidRPr="00A316B5">
        <w:br w:type="page"/>
      </w:r>
      <w:bookmarkStart w:id="6" w:name="_Toc66879578"/>
      <w:bookmarkStart w:id="7" w:name="_Toc66880753"/>
      <w:bookmarkStart w:id="8" w:name="_Toc100114611"/>
      <w:bookmarkStart w:id="9" w:name="_Toc100114725"/>
      <w:r w:rsidRPr="00A316B5">
        <w:lastRenderedPageBreak/>
        <w:t>Contents</w:t>
      </w:r>
      <w:bookmarkEnd w:id="6"/>
      <w:bookmarkEnd w:id="7"/>
      <w:bookmarkEnd w:id="8"/>
      <w:bookmarkEnd w:id="9"/>
    </w:p>
    <w:p w:rsidR="00B97039" w:rsidRDefault="00671869">
      <w:pPr>
        <w:pStyle w:val="TOC1"/>
        <w:rPr>
          <w:rFonts w:asciiTheme="minorHAnsi" w:eastAsiaTheme="minorEastAsia" w:hAnsiTheme="minorHAnsi" w:cstheme="minorBidi"/>
          <w:b w:val="0"/>
          <w:sz w:val="22"/>
          <w:szCs w:val="22"/>
        </w:rPr>
      </w:pPr>
      <w:r w:rsidRPr="00A316B5">
        <w:rPr>
          <w:b w:val="0"/>
        </w:rPr>
        <w:fldChar w:fldCharType="begin"/>
      </w:r>
      <w:r w:rsidR="00CD4E24" w:rsidRPr="00A316B5">
        <w:rPr>
          <w:b w:val="0"/>
        </w:rPr>
        <w:instrText xml:space="preserve"> TOC \o "1-2" \h \z </w:instrText>
      </w:r>
      <w:r w:rsidRPr="00A316B5">
        <w:rPr>
          <w:b w:val="0"/>
        </w:rPr>
        <w:fldChar w:fldCharType="separate"/>
      </w:r>
      <w:hyperlink w:anchor="_Toc307132935" w:history="1">
        <w:r w:rsidR="00B97039" w:rsidRPr="00063112">
          <w:rPr>
            <w:rStyle w:val="Hyperlink"/>
          </w:rPr>
          <w:t>1</w:t>
        </w:r>
        <w:r w:rsidR="00B97039">
          <w:rPr>
            <w:rFonts w:asciiTheme="minorHAnsi" w:eastAsiaTheme="minorEastAsia" w:hAnsiTheme="minorHAnsi" w:cstheme="minorBidi"/>
            <w:b w:val="0"/>
            <w:sz w:val="22"/>
            <w:szCs w:val="22"/>
          </w:rPr>
          <w:tab/>
        </w:r>
        <w:r w:rsidR="00B97039" w:rsidRPr="00063112">
          <w:rPr>
            <w:rStyle w:val="Hyperlink"/>
          </w:rPr>
          <w:t>Document control</w:t>
        </w:r>
        <w:r w:rsidR="00B97039">
          <w:rPr>
            <w:webHidden/>
          </w:rPr>
          <w:tab/>
        </w:r>
        <w:r w:rsidR="00B97039">
          <w:rPr>
            <w:webHidden/>
          </w:rPr>
          <w:fldChar w:fldCharType="begin"/>
        </w:r>
        <w:r w:rsidR="00B97039">
          <w:rPr>
            <w:webHidden/>
          </w:rPr>
          <w:instrText xml:space="preserve"> PAGEREF _Toc307132935 \h </w:instrText>
        </w:r>
        <w:r w:rsidR="00B97039">
          <w:rPr>
            <w:webHidden/>
          </w:rPr>
        </w:r>
        <w:r w:rsidR="00B97039">
          <w:rPr>
            <w:webHidden/>
          </w:rPr>
          <w:fldChar w:fldCharType="separate"/>
        </w:r>
        <w:r w:rsidR="00B97039">
          <w:rPr>
            <w:webHidden/>
          </w:rPr>
          <w:t>3</w:t>
        </w:r>
        <w:r w:rsidR="00B97039">
          <w:rPr>
            <w:webHidden/>
          </w:rPr>
          <w:fldChar w:fldCharType="end"/>
        </w:r>
      </w:hyperlink>
    </w:p>
    <w:p w:rsidR="00B97039" w:rsidRDefault="00630F39">
      <w:pPr>
        <w:pStyle w:val="TOC2"/>
        <w:rPr>
          <w:rFonts w:asciiTheme="minorHAnsi" w:eastAsiaTheme="minorEastAsia" w:hAnsiTheme="minorHAnsi" w:cstheme="minorBidi"/>
          <w:sz w:val="22"/>
          <w:szCs w:val="22"/>
        </w:rPr>
      </w:pPr>
      <w:hyperlink w:anchor="_Toc307132936" w:history="1">
        <w:r w:rsidR="00B97039" w:rsidRPr="00063112">
          <w:rPr>
            <w:rStyle w:val="Hyperlink"/>
          </w:rPr>
          <w:t>1.1</w:t>
        </w:r>
        <w:r w:rsidR="00B97039">
          <w:rPr>
            <w:rFonts w:asciiTheme="minorHAnsi" w:eastAsiaTheme="minorEastAsia" w:hAnsiTheme="minorHAnsi" w:cstheme="minorBidi"/>
            <w:sz w:val="22"/>
            <w:szCs w:val="22"/>
          </w:rPr>
          <w:tab/>
        </w:r>
        <w:r w:rsidR="00B97039" w:rsidRPr="00063112">
          <w:rPr>
            <w:rStyle w:val="Hyperlink"/>
          </w:rPr>
          <w:t>Document information</w:t>
        </w:r>
        <w:r w:rsidR="00B97039">
          <w:rPr>
            <w:webHidden/>
          </w:rPr>
          <w:tab/>
        </w:r>
        <w:r w:rsidR="00B97039">
          <w:rPr>
            <w:webHidden/>
          </w:rPr>
          <w:fldChar w:fldCharType="begin"/>
        </w:r>
        <w:r w:rsidR="00B97039">
          <w:rPr>
            <w:webHidden/>
          </w:rPr>
          <w:instrText xml:space="preserve"> PAGEREF _Toc307132936 \h </w:instrText>
        </w:r>
        <w:r w:rsidR="00B97039">
          <w:rPr>
            <w:webHidden/>
          </w:rPr>
        </w:r>
        <w:r w:rsidR="00B97039">
          <w:rPr>
            <w:webHidden/>
          </w:rPr>
          <w:fldChar w:fldCharType="separate"/>
        </w:r>
        <w:r w:rsidR="00B97039">
          <w:rPr>
            <w:webHidden/>
          </w:rPr>
          <w:t>3</w:t>
        </w:r>
        <w:r w:rsidR="00B97039">
          <w:rPr>
            <w:webHidden/>
          </w:rPr>
          <w:fldChar w:fldCharType="end"/>
        </w:r>
      </w:hyperlink>
    </w:p>
    <w:p w:rsidR="00B97039" w:rsidRDefault="00630F39">
      <w:pPr>
        <w:pStyle w:val="TOC2"/>
        <w:rPr>
          <w:rFonts w:asciiTheme="minorHAnsi" w:eastAsiaTheme="minorEastAsia" w:hAnsiTheme="minorHAnsi" w:cstheme="minorBidi"/>
          <w:sz w:val="22"/>
          <w:szCs w:val="22"/>
        </w:rPr>
      </w:pPr>
      <w:hyperlink w:anchor="_Toc307132937" w:history="1">
        <w:r w:rsidR="00B97039" w:rsidRPr="00063112">
          <w:rPr>
            <w:rStyle w:val="Hyperlink"/>
          </w:rPr>
          <w:t>1.2</w:t>
        </w:r>
        <w:r w:rsidR="00B97039">
          <w:rPr>
            <w:rFonts w:asciiTheme="minorHAnsi" w:eastAsiaTheme="minorEastAsia" w:hAnsiTheme="minorHAnsi" w:cstheme="minorBidi"/>
            <w:sz w:val="22"/>
            <w:szCs w:val="22"/>
          </w:rPr>
          <w:tab/>
        </w:r>
        <w:r w:rsidR="00B97039" w:rsidRPr="00063112">
          <w:rPr>
            <w:rStyle w:val="Hyperlink"/>
          </w:rPr>
          <w:t>Document revision history</w:t>
        </w:r>
        <w:r w:rsidR="00B97039">
          <w:rPr>
            <w:webHidden/>
          </w:rPr>
          <w:tab/>
        </w:r>
        <w:r w:rsidR="00B97039">
          <w:rPr>
            <w:webHidden/>
          </w:rPr>
          <w:fldChar w:fldCharType="begin"/>
        </w:r>
        <w:r w:rsidR="00B97039">
          <w:rPr>
            <w:webHidden/>
          </w:rPr>
          <w:instrText xml:space="preserve"> PAGEREF _Toc307132937 \h </w:instrText>
        </w:r>
        <w:r w:rsidR="00B97039">
          <w:rPr>
            <w:webHidden/>
          </w:rPr>
        </w:r>
        <w:r w:rsidR="00B97039">
          <w:rPr>
            <w:webHidden/>
          </w:rPr>
          <w:fldChar w:fldCharType="separate"/>
        </w:r>
        <w:r w:rsidR="00B97039">
          <w:rPr>
            <w:webHidden/>
          </w:rPr>
          <w:t>3</w:t>
        </w:r>
        <w:r w:rsidR="00B97039">
          <w:rPr>
            <w:webHidden/>
          </w:rPr>
          <w:fldChar w:fldCharType="end"/>
        </w:r>
      </w:hyperlink>
    </w:p>
    <w:p w:rsidR="00B97039" w:rsidRDefault="00630F39">
      <w:pPr>
        <w:pStyle w:val="TOC2"/>
        <w:rPr>
          <w:rFonts w:asciiTheme="minorHAnsi" w:eastAsiaTheme="minorEastAsia" w:hAnsiTheme="minorHAnsi" w:cstheme="minorBidi"/>
          <w:sz w:val="22"/>
          <w:szCs w:val="22"/>
        </w:rPr>
      </w:pPr>
      <w:hyperlink w:anchor="_Toc307132938" w:history="1">
        <w:r w:rsidR="00B97039" w:rsidRPr="00063112">
          <w:rPr>
            <w:rStyle w:val="Hyperlink"/>
          </w:rPr>
          <w:t>1.3</w:t>
        </w:r>
        <w:r w:rsidR="00B97039">
          <w:rPr>
            <w:rFonts w:asciiTheme="minorHAnsi" w:eastAsiaTheme="minorEastAsia" w:hAnsiTheme="minorHAnsi" w:cstheme="minorBidi"/>
            <w:sz w:val="22"/>
            <w:szCs w:val="22"/>
          </w:rPr>
          <w:tab/>
        </w:r>
        <w:r w:rsidR="00B97039" w:rsidRPr="00063112">
          <w:rPr>
            <w:rStyle w:val="Hyperlink"/>
          </w:rPr>
          <w:t>References</w:t>
        </w:r>
        <w:r w:rsidR="00B97039">
          <w:rPr>
            <w:webHidden/>
          </w:rPr>
          <w:tab/>
        </w:r>
        <w:r w:rsidR="00B97039">
          <w:rPr>
            <w:webHidden/>
          </w:rPr>
          <w:fldChar w:fldCharType="begin"/>
        </w:r>
        <w:r w:rsidR="00B97039">
          <w:rPr>
            <w:webHidden/>
          </w:rPr>
          <w:instrText xml:space="preserve"> PAGEREF _Toc307132938 \h </w:instrText>
        </w:r>
        <w:r w:rsidR="00B97039">
          <w:rPr>
            <w:webHidden/>
          </w:rPr>
        </w:r>
        <w:r w:rsidR="00B97039">
          <w:rPr>
            <w:webHidden/>
          </w:rPr>
          <w:fldChar w:fldCharType="separate"/>
        </w:r>
        <w:r w:rsidR="00B97039">
          <w:rPr>
            <w:webHidden/>
          </w:rPr>
          <w:t>3</w:t>
        </w:r>
        <w:r w:rsidR="00B97039">
          <w:rPr>
            <w:webHidden/>
          </w:rPr>
          <w:fldChar w:fldCharType="end"/>
        </w:r>
      </w:hyperlink>
    </w:p>
    <w:p w:rsidR="00B97039" w:rsidRDefault="00630F39">
      <w:pPr>
        <w:pStyle w:val="TOC1"/>
        <w:rPr>
          <w:rFonts w:asciiTheme="minorHAnsi" w:eastAsiaTheme="minorEastAsia" w:hAnsiTheme="minorHAnsi" w:cstheme="minorBidi"/>
          <w:b w:val="0"/>
          <w:sz w:val="22"/>
          <w:szCs w:val="22"/>
        </w:rPr>
      </w:pPr>
      <w:hyperlink w:anchor="_Toc307132939" w:history="1">
        <w:r w:rsidR="00B97039" w:rsidRPr="00063112">
          <w:rPr>
            <w:rStyle w:val="Hyperlink"/>
          </w:rPr>
          <w:t>2</w:t>
        </w:r>
        <w:r w:rsidR="00B97039">
          <w:rPr>
            <w:rFonts w:asciiTheme="minorHAnsi" w:eastAsiaTheme="minorEastAsia" w:hAnsiTheme="minorHAnsi" w:cstheme="minorBidi"/>
            <w:b w:val="0"/>
            <w:sz w:val="22"/>
            <w:szCs w:val="22"/>
          </w:rPr>
          <w:tab/>
        </w:r>
        <w:r w:rsidR="00B97039" w:rsidRPr="00063112">
          <w:rPr>
            <w:rStyle w:val="Hyperlink"/>
          </w:rPr>
          <w:t>Document objective</w:t>
        </w:r>
        <w:r w:rsidR="00B97039">
          <w:rPr>
            <w:webHidden/>
          </w:rPr>
          <w:tab/>
        </w:r>
        <w:r w:rsidR="00B97039">
          <w:rPr>
            <w:webHidden/>
          </w:rPr>
          <w:fldChar w:fldCharType="begin"/>
        </w:r>
        <w:r w:rsidR="00B97039">
          <w:rPr>
            <w:webHidden/>
          </w:rPr>
          <w:instrText xml:space="preserve"> PAGEREF _Toc307132939 \h </w:instrText>
        </w:r>
        <w:r w:rsidR="00B97039">
          <w:rPr>
            <w:webHidden/>
          </w:rPr>
        </w:r>
        <w:r w:rsidR="00B97039">
          <w:rPr>
            <w:webHidden/>
          </w:rPr>
          <w:fldChar w:fldCharType="separate"/>
        </w:r>
        <w:r w:rsidR="00B97039">
          <w:rPr>
            <w:webHidden/>
          </w:rPr>
          <w:t>4</w:t>
        </w:r>
        <w:r w:rsidR="00B97039">
          <w:rPr>
            <w:webHidden/>
          </w:rPr>
          <w:fldChar w:fldCharType="end"/>
        </w:r>
      </w:hyperlink>
    </w:p>
    <w:p w:rsidR="00B97039" w:rsidRDefault="00630F39">
      <w:pPr>
        <w:pStyle w:val="TOC2"/>
        <w:rPr>
          <w:rFonts w:asciiTheme="minorHAnsi" w:eastAsiaTheme="minorEastAsia" w:hAnsiTheme="minorHAnsi" w:cstheme="minorBidi"/>
          <w:sz w:val="22"/>
          <w:szCs w:val="22"/>
        </w:rPr>
      </w:pPr>
      <w:hyperlink w:anchor="_Toc307132940" w:history="1">
        <w:r w:rsidR="00B97039" w:rsidRPr="00063112">
          <w:rPr>
            <w:rStyle w:val="Hyperlink"/>
          </w:rPr>
          <w:t>2.1</w:t>
        </w:r>
        <w:r w:rsidR="00B97039">
          <w:rPr>
            <w:rFonts w:asciiTheme="minorHAnsi" w:eastAsiaTheme="minorEastAsia" w:hAnsiTheme="minorHAnsi" w:cstheme="minorBidi"/>
            <w:sz w:val="22"/>
            <w:szCs w:val="22"/>
          </w:rPr>
          <w:tab/>
        </w:r>
        <w:r w:rsidR="00B97039" w:rsidRPr="00063112">
          <w:rPr>
            <w:rStyle w:val="Hyperlink"/>
          </w:rPr>
          <w:t>Windows XP Professional Service Pack 3</w:t>
        </w:r>
        <w:r w:rsidR="00B97039">
          <w:rPr>
            <w:webHidden/>
          </w:rPr>
          <w:tab/>
        </w:r>
        <w:r w:rsidR="00B97039">
          <w:rPr>
            <w:webHidden/>
          </w:rPr>
          <w:fldChar w:fldCharType="begin"/>
        </w:r>
        <w:r w:rsidR="00B97039">
          <w:rPr>
            <w:webHidden/>
          </w:rPr>
          <w:instrText xml:space="preserve"> PAGEREF _Toc307132940 \h </w:instrText>
        </w:r>
        <w:r w:rsidR="00B97039">
          <w:rPr>
            <w:webHidden/>
          </w:rPr>
        </w:r>
        <w:r w:rsidR="00B97039">
          <w:rPr>
            <w:webHidden/>
          </w:rPr>
          <w:fldChar w:fldCharType="separate"/>
        </w:r>
        <w:r w:rsidR="00B97039">
          <w:rPr>
            <w:webHidden/>
          </w:rPr>
          <w:t>4</w:t>
        </w:r>
        <w:r w:rsidR="00B97039">
          <w:rPr>
            <w:webHidden/>
          </w:rPr>
          <w:fldChar w:fldCharType="end"/>
        </w:r>
      </w:hyperlink>
    </w:p>
    <w:p w:rsidR="00B97039" w:rsidRDefault="00630F39">
      <w:pPr>
        <w:pStyle w:val="TOC2"/>
        <w:rPr>
          <w:rFonts w:asciiTheme="minorHAnsi" w:eastAsiaTheme="minorEastAsia" w:hAnsiTheme="minorHAnsi" w:cstheme="minorBidi"/>
          <w:sz w:val="22"/>
          <w:szCs w:val="22"/>
        </w:rPr>
      </w:pPr>
      <w:hyperlink w:anchor="_Toc307132941" w:history="1">
        <w:r w:rsidR="00B97039" w:rsidRPr="00063112">
          <w:rPr>
            <w:rStyle w:val="Hyperlink"/>
          </w:rPr>
          <w:t>2.2</w:t>
        </w:r>
        <w:r w:rsidR="00B97039">
          <w:rPr>
            <w:rFonts w:asciiTheme="minorHAnsi" w:eastAsiaTheme="minorEastAsia" w:hAnsiTheme="minorHAnsi" w:cstheme="minorBidi"/>
            <w:sz w:val="22"/>
            <w:szCs w:val="22"/>
          </w:rPr>
          <w:tab/>
        </w:r>
        <w:r w:rsidR="00B97039" w:rsidRPr="00063112">
          <w:rPr>
            <w:rStyle w:val="Hyperlink"/>
          </w:rPr>
          <w:t>Pre-requisites</w:t>
        </w:r>
        <w:r w:rsidR="00B97039">
          <w:rPr>
            <w:webHidden/>
          </w:rPr>
          <w:tab/>
        </w:r>
        <w:r w:rsidR="00B97039">
          <w:rPr>
            <w:webHidden/>
          </w:rPr>
          <w:fldChar w:fldCharType="begin"/>
        </w:r>
        <w:r w:rsidR="00B97039">
          <w:rPr>
            <w:webHidden/>
          </w:rPr>
          <w:instrText xml:space="preserve"> PAGEREF _Toc307132941 \h </w:instrText>
        </w:r>
        <w:r w:rsidR="00B97039">
          <w:rPr>
            <w:webHidden/>
          </w:rPr>
        </w:r>
        <w:r w:rsidR="00B97039">
          <w:rPr>
            <w:webHidden/>
          </w:rPr>
          <w:fldChar w:fldCharType="separate"/>
        </w:r>
        <w:r w:rsidR="00B97039">
          <w:rPr>
            <w:webHidden/>
          </w:rPr>
          <w:t>4</w:t>
        </w:r>
        <w:r w:rsidR="00B97039">
          <w:rPr>
            <w:webHidden/>
          </w:rPr>
          <w:fldChar w:fldCharType="end"/>
        </w:r>
      </w:hyperlink>
    </w:p>
    <w:p w:rsidR="00B97039" w:rsidRDefault="00630F39">
      <w:pPr>
        <w:pStyle w:val="TOC2"/>
        <w:rPr>
          <w:rFonts w:asciiTheme="minorHAnsi" w:eastAsiaTheme="minorEastAsia" w:hAnsiTheme="minorHAnsi" w:cstheme="minorBidi"/>
          <w:sz w:val="22"/>
          <w:szCs w:val="22"/>
        </w:rPr>
      </w:pPr>
      <w:hyperlink w:anchor="_Toc307132942" w:history="1">
        <w:r w:rsidR="00B97039" w:rsidRPr="00063112">
          <w:rPr>
            <w:rStyle w:val="Hyperlink"/>
          </w:rPr>
          <w:t>2.3</w:t>
        </w:r>
        <w:r w:rsidR="00B97039">
          <w:rPr>
            <w:rFonts w:asciiTheme="minorHAnsi" w:eastAsiaTheme="minorEastAsia" w:hAnsiTheme="minorHAnsi" w:cstheme="minorBidi"/>
            <w:sz w:val="22"/>
            <w:szCs w:val="22"/>
          </w:rPr>
          <w:tab/>
        </w:r>
        <w:r w:rsidR="00B97039" w:rsidRPr="00063112">
          <w:rPr>
            <w:rStyle w:val="Hyperlink"/>
          </w:rPr>
          <w:t>Administrator User for SQL Server</w:t>
        </w:r>
        <w:r w:rsidR="00B97039">
          <w:rPr>
            <w:webHidden/>
          </w:rPr>
          <w:tab/>
        </w:r>
        <w:r w:rsidR="00B97039">
          <w:rPr>
            <w:webHidden/>
          </w:rPr>
          <w:fldChar w:fldCharType="begin"/>
        </w:r>
        <w:r w:rsidR="00B97039">
          <w:rPr>
            <w:webHidden/>
          </w:rPr>
          <w:instrText xml:space="preserve"> PAGEREF _Toc307132942 \h </w:instrText>
        </w:r>
        <w:r w:rsidR="00B97039">
          <w:rPr>
            <w:webHidden/>
          </w:rPr>
        </w:r>
        <w:r w:rsidR="00B97039">
          <w:rPr>
            <w:webHidden/>
          </w:rPr>
          <w:fldChar w:fldCharType="separate"/>
        </w:r>
        <w:r w:rsidR="00B97039">
          <w:rPr>
            <w:webHidden/>
          </w:rPr>
          <w:t>4</w:t>
        </w:r>
        <w:r w:rsidR="00B97039">
          <w:rPr>
            <w:webHidden/>
          </w:rPr>
          <w:fldChar w:fldCharType="end"/>
        </w:r>
      </w:hyperlink>
    </w:p>
    <w:p w:rsidR="00B97039" w:rsidRDefault="00630F39">
      <w:pPr>
        <w:pStyle w:val="TOC1"/>
        <w:rPr>
          <w:rFonts w:asciiTheme="minorHAnsi" w:eastAsiaTheme="minorEastAsia" w:hAnsiTheme="minorHAnsi" w:cstheme="minorBidi"/>
          <w:b w:val="0"/>
          <w:sz w:val="22"/>
          <w:szCs w:val="22"/>
        </w:rPr>
      </w:pPr>
      <w:hyperlink w:anchor="_Toc307132943" w:history="1">
        <w:r w:rsidR="00B97039" w:rsidRPr="00063112">
          <w:rPr>
            <w:rStyle w:val="Hyperlink"/>
          </w:rPr>
          <w:t>3</w:t>
        </w:r>
        <w:r w:rsidR="00B97039">
          <w:rPr>
            <w:rFonts w:asciiTheme="minorHAnsi" w:eastAsiaTheme="minorEastAsia" w:hAnsiTheme="minorHAnsi" w:cstheme="minorBidi"/>
            <w:b w:val="0"/>
            <w:sz w:val="22"/>
            <w:szCs w:val="22"/>
          </w:rPr>
          <w:tab/>
        </w:r>
        <w:r w:rsidR="00B97039" w:rsidRPr="00063112">
          <w:rPr>
            <w:rStyle w:val="Hyperlink"/>
          </w:rPr>
          <w:t>Microsoft SQL Server 2008 R2 Express with Advanced Services</w:t>
        </w:r>
        <w:r w:rsidR="00B97039">
          <w:rPr>
            <w:webHidden/>
          </w:rPr>
          <w:tab/>
        </w:r>
        <w:r w:rsidR="00B97039">
          <w:rPr>
            <w:webHidden/>
          </w:rPr>
          <w:fldChar w:fldCharType="begin"/>
        </w:r>
        <w:r w:rsidR="00B97039">
          <w:rPr>
            <w:webHidden/>
          </w:rPr>
          <w:instrText xml:space="preserve"> PAGEREF _Toc307132943 \h </w:instrText>
        </w:r>
        <w:r w:rsidR="00B97039">
          <w:rPr>
            <w:webHidden/>
          </w:rPr>
        </w:r>
        <w:r w:rsidR="00B97039">
          <w:rPr>
            <w:webHidden/>
          </w:rPr>
          <w:fldChar w:fldCharType="separate"/>
        </w:r>
        <w:r w:rsidR="00B97039">
          <w:rPr>
            <w:webHidden/>
          </w:rPr>
          <w:t>5</w:t>
        </w:r>
        <w:r w:rsidR="00B97039">
          <w:rPr>
            <w:webHidden/>
          </w:rPr>
          <w:fldChar w:fldCharType="end"/>
        </w:r>
      </w:hyperlink>
    </w:p>
    <w:p w:rsidR="00B97039" w:rsidRDefault="00630F39">
      <w:pPr>
        <w:pStyle w:val="TOC2"/>
        <w:rPr>
          <w:rFonts w:asciiTheme="minorHAnsi" w:eastAsiaTheme="minorEastAsia" w:hAnsiTheme="minorHAnsi" w:cstheme="minorBidi"/>
          <w:sz w:val="22"/>
          <w:szCs w:val="22"/>
        </w:rPr>
      </w:pPr>
      <w:hyperlink w:anchor="_Toc307132944" w:history="1">
        <w:r w:rsidR="00B97039" w:rsidRPr="00063112">
          <w:rPr>
            <w:rStyle w:val="Hyperlink"/>
          </w:rPr>
          <w:t>3.1</w:t>
        </w:r>
        <w:r w:rsidR="00B97039">
          <w:rPr>
            <w:rFonts w:asciiTheme="minorHAnsi" w:eastAsiaTheme="minorEastAsia" w:hAnsiTheme="minorHAnsi" w:cstheme="minorBidi"/>
            <w:sz w:val="22"/>
            <w:szCs w:val="22"/>
          </w:rPr>
          <w:tab/>
        </w:r>
        <w:r w:rsidR="00B97039" w:rsidRPr="00063112">
          <w:rPr>
            <w:rStyle w:val="Hyperlink"/>
          </w:rPr>
          <w:t>Installation</w:t>
        </w:r>
        <w:r w:rsidR="00B97039">
          <w:rPr>
            <w:webHidden/>
          </w:rPr>
          <w:tab/>
        </w:r>
        <w:r w:rsidR="00B97039">
          <w:rPr>
            <w:webHidden/>
          </w:rPr>
          <w:fldChar w:fldCharType="begin"/>
        </w:r>
        <w:r w:rsidR="00B97039">
          <w:rPr>
            <w:webHidden/>
          </w:rPr>
          <w:instrText xml:space="preserve"> PAGEREF _Toc307132944 \h </w:instrText>
        </w:r>
        <w:r w:rsidR="00B97039">
          <w:rPr>
            <w:webHidden/>
          </w:rPr>
        </w:r>
        <w:r w:rsidR="00B97039">
          <w:rPr>
            <w:webHidden/>
          </w:rPr>
          <w:fldChar w:fldCharType="separate"/>
        </w:r>
        <w:r w:rsidR="00B97039">
          <w:rPr>
            <w:webHidden/>
          </w:rPr>
          <w:t>5</w:t>
        </w:r>
        <w:r w:rsidR="00B97039">
          <w:rPr>
            <w:webHidden/>
          </w:rPr>
          <w:fldChar w:fldCharType="end"/>
        </w:r>
      </w:hyperlink>
    </w:p>
    <w:p w:rsidR="00B97039" w:rsidRDefault="00630F39">
      <w:pPr>
        <w:pStyle w:val="TOC2"/>
        <w:rPr>
          <w:rFonts w:asciiTheme="minorHAnsi" w:eastAsiaTheme="minorEastAsia" w:hAnsiTheme="minorHAnsi" w:cstheme="minorBidi"/>
          <w:sz w:val="22"/>
          <w:szCs w:val="22"/>
        </w:rPr>
      </w:pPr>
      <w:hyperlink w:anchor="_Toc307132945" w:history="1">
        <w:r w:rsidR="00B97039" w:rsidRPr="00063112">
          <w:rPr>
            <w:rStyle w:val="Hyperlink"/>
          </w:rPr>
          <w:t>3.2</w:t>
        </w:r>
        <w:r w:rsidR="00B97039">
          <w:rPr>
            <w:rFonts w:asciiTheme="minorHAnsi" w:eastAsiaTheme="minorEastAsia" w:hAnsiTheme="minorHAnsi" w:cstheme="minorBidi"/>
            <w:sz w:val="22"/>
            <w:szCs w:val="22"/>
          </w:rPr>
          <w:tab/>
        </w:r>
        <w:r w:rsidR="00B97039" w:rsidRPr="00063112">
          <w:rPr>
            <w:rStyle w:val="Hyperlink"/>
          </w:rPr>
          <w:t>Configuring the first data connection, and some folders</w:t>
        </w:r>
        <w:r w:rsidR="00B97039">
          <w:rPr>
            <w:webHidden/>
          </w:rPr>
          <w:tab/>
        </w:r>
        <w:r w:rsidR="00B97039">
          <w:rPr>
            <w:webHidden/>
          </w:rPr>
          <w:fldChar w:fldCharType="begin"/>
        </w:r>
        <w:r w:rsidR="00B97039">
          <w:rPr>
            <w:webHidden/>
          </w:rPr>
          <w:instrText xml:space="preserve"> PAGEREF _Toc307132945 \h </w:instrText>
        </w:r>
        <w:r w:rsidR="00B97039">
          <w:rPr>
            <w:webHidden/>
          </w:rPr>
        </w:r>
        <w:r w:rsidR="00B97039">
          <w:rPr>
            <w:webHidden/>
          </w:rPr>
          <w:fldChar w:fldCharType="separate"/>
        </w:r>
        <w:r w:rsidR="00B97039">
          <w:rPr>
            <w:webHidden/>
          </w:rPr>
          <w:t>15</w:t>
        </w:r>
        <w:r w:rsidR="00B97039">
          <w:rPr>
            <w:webHidden/>
          </w:rPr>
          <w:fldChar w:fldCharType="end"/>
        </w:r>
      </w:hyperlink>
    </w:p>
    <w:p w:rsidR="00B97039" w:rsidRDefault="00630F39">
      <w:pPr>
        <w:pStyle w:val="TOC1"/>
        <w:rPr>
          <w:rFonts w:asciiTheme="minorHAnsi" w:eastAsiaTheme="minorEastAsia" w:hAnsiTheme="minorHAnsi" w:cstheme="minorBidi"/>
          <w:b w:val="0"/>
          <w:sz w:val="22"/>
          <w:szCs w:val="22"/>
        </w:rPr>
      </w:pPr>
      <w:hyperlink w:anchor="_Toc307132946" w:history="1">
        <w:r w:rsidR="00B97039" w:rsidRPr="00063112">
          <w:rPr>
            <w:rStyle w:val="Hyperlink"/>
            <w:lang w:val="en-US"/>
          </w:rPr>
          <w:t>4</w:t>
        </w:r>
        <w:r w:rsidR="00B97039">
          <w:rPr>
            <w:rFonts w:asciiTheme="minorHAnsi" w:eastAsiaTheme="minorEastAsia" w:hAnsiTheme="minorHAnsi" w:cstheme="minorBidi"/>
            <w:b w:val="0"/>
            <w:sz w:val="22"/>
            <w:szCs w:val="22"/>
          </w:rPr>
          <w:tab/>
        </w:r>
        <w:r w:rsidR="00B97039" w:rsidRPr="00063112">
          <w:rPr>
            <w:rStyle w:val="Hyperlink"/>
            <w:lang w:val="en-US"/>
          </w:rPr>
          <w:t>Microsoft SQL Server Report Builder (3.0)</w:t>
        </w:r>
        <w:r w:rsidR="00B97039">
          <w:rPr>
            <w:webHidden/>
          </w:rPr>
          <w:tab/>
        </w:r>
        <w:r w:rsidR="00B97039">
          <w:rPr>
            <w:webHidden/>
          </w:rPr>
          <w:fldChar w:fldCharType="begin"/>
        </w:r>
        <w:r w:rsidR="00B97039">
          <w:rPr>
            <w:webHidden/>
          </w:rPr>
          <w:instrText xml:space="preserve"> PAGEREF _Toc307132946 \h </w:instrText>
        </w:r>
        <w:r w:rsidR="00B97039">
          <w:rPr>
            <w:webHidden/>
          </w:rPr>
        </w:r>
        <w:r w:rsidR="00B97039">
          <w:rPr>
            <w:webHidden/>
          </w:rPr>
          <w:fldChar w:fldCharType="separate"/>
        </w:r>
        <w:r w:rsidR="00B97039">
          <w:rPr>
            <w:webHidden/>
          </w:rPr>
          <w:t>17</w:t>
        </w:r>
        <w:r w:rsidR="00B97039">
          <w:rPr>
            <w:webHidden/>
          </w:rPr>
          <w:fldChar w:fldCharType="end"/>
        </w:r>
      </w:hyperlink>
    </w:p>
    <w:p w:rsidR="00B97039" w:rsidRDefault="00630F39">
      <w:pPr>
        <w:pStyle w:val="TOC2"/>
        <w:rPr>
          <w:rFonts w:asciiTheme="minorHAnsi" w:eastAsiaTheme="minorEastAsia" w:hAnsiTheme="minorHAnsi" w:cstheme="minorBidi"/>
          <w:sz w:val="22"/>
          <w:szCs w:val="22"/>
        </w:rPr>
      </w:pPr>
      <w:hyperlink w:anchor="_Toc307132947" w:history="1">
        <w:r w:rsidR="00B97039" w:rsidRPr="00063112">
          <w:rPr>
            <w:rStyle w:val="Hyperlink"/>
          </w:rPr>
          <w:t>4.1</w:t>
        </w:r>
        <w:r w:rsidR="00B97039">
          <w:rPr>
            <w:rFonts w:asciiTheme="minorHAnsi" w:eastAsiaTheme="minorEastAsia" w:hAnsiTheme="minorHAnsi" w:cstheme="minorBidi"/>
            <w:sz w:val="22"/>
            <w:szCs w:val="22"/>
          </w:rPr>
          <w:tab/>
        </w:r>
        <w:r w:rsidR="00B97039" w:rsidRPr="00063112">
          <w:rPr>
            <w:rStyle w:val="Hyperlink"/>
          </w:rPr>
          <w:t>Creating a simple report</w:t>
        </w:r>
        <w:r w:rsidR="00B97039">
          <w:rPr>
            <w:webHidden/>
          </w:rPr>
          <w:tab/>
        </w:r>
        <w:r w:rsidR="00B97039">
          <w:rPr>
            <w:webHidden/>
          </w:rPr>
          <w:fldChar w:fldCharType="begin"/>
        </w:r>
        <w:r w:rsidR="00B97039">
          <w:rPr>
            <w:webHidden/>
          </w:rPr>
          <w:instrText xml:space="preserve"> PAGEREF _Toc307132947 \h </w:instrText>
        </w:r>
        <w:r w:rsidR="00B97039">
          <w:rPr>
            <w:webHidden/>
          </w:rPr>
        </w:r>
        <w:r w:rsidR="00B97039">
          <w:rPr>
            <w:webHidden/>
          </w:rPr>
          <w:fldChar w:fldCharType="separate"/>
        </w:r>
        <w:r w:rsidR="00B97039">
          <w:rPr>
            <w:webHidden/>
          </w:rPr>
          <w:t>19</w:t>
        </w:r>
        <w:r w:rsidR="00B97039">
          <w:rPr>
            <w:webHidden/>
          </w:rPr>
          <w:fldChar w:fldCharType="end"/>
        </w:r>
      </w:hyperlink>
    </w:p>
    <w:p w:rsidR="00CD4E24" w:rsidRPr="00A316B5" w:rsidRDefault="00671869">
      <w:pPr>
        <w:pStyle w:val="Header"/>
      </w:pPr>
      <w:r w:rsidRPr="00A316B5">
        <w:fldChar w:fldCharType="end"/>
      </w:r>
    </w:p>
    <w:p w:rsidR="00CD4E24" w:rsidRPr="00A316B5" w:rsidRDefault="00CD4E24" w:rsidP="00F42935">
      <w:pPr>
        <w:pStyle w:val="Heading1"/>
      </w:pPr>
      <w:r w:rsidRPr="00A316B5">
        <w:br w:type="page"/>
      </w:r>
      <w:bookmarkStart w:id="10" w:name="_Toc100114518"/>
      <w:bookmarkStart w:id="11" w:name="_Toc100114612"/>
      <w:bookmarkStart w:id="12" w:name="_Toc100114726"/>
      <w:bookmarkStart w:id="13" w:name="_Toc307132935"/>
      <w:r w:rsidRPr="00A316B5">
        <w:lastRenderedPageBreak/>
        <w:t>Document control</w:t>
      </w:r>
      <w:bookmarkEnd w:id="10"/>
      <w:bookmarkEnd w:id="11"/>
      <w:bookmarkEnd w:id="12"/>
      <w:bookmarkEnd w:id="13"/>
    </w:p>
    <w:p w:rsidR="00CD4E24" w:rsidRPr="00A316B5" w:rsidRDefault="00CD4E24" w:rsidP="00F42935">
      <w:pPr>
        <w:pStyle w:val="Heading2"/>
        <w:rPr>
          <w:lang w:val="en-GB"/>
        </w:rPr>
      </w:pPr>
      <w:bookmarkStart w:id="14" w:name="_Toc79563941"/>
      <w:bookmarkStart w:id="15" w:name="_Toc100114519"/>
      <w:bookmarkStart w:id="16" w:name="_Toc100114613"/>
      <w:bookmarkStart w:id="17" w:name="_Toc100114727"/>
      <w:bookmarkStart w:id="18" w:name="_Toc307132936"/>
      <w:r w:rsidRPr="00A316B5">
        <w:rPr>
          <w:lang w:val="en-GB"/>
        </w:rPr>
        <w:t>Document information</w:t>
      </w:r>
      <w:bookmarkEnd w:id="14"/>
      <w:bookmarkEnd w:id="15"/>
      <w:bookmarkEnd w:id="16"/>
      <w:bookmarkEnd w:id="17"/>
      <w:bookmarkEnd w:id="18"/>
    </w:p>
    <w:tbl>
      <w:tblPr>
        <w:tblW w:w="972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2676"/>
        <w:gridCol w:w="7044"/>
      </w:tblGrid>
      <w:tr w:rsidR="00CD4E24" w:rsidRPr="00A316B5">
        <w:tc>
          <w:tcPr>
            <w:tcW w:w="2676" w:type="dxa"/>
            <w:tcBorders>
              <w:top w:val="nil"/>
              <w:bottom w:val="single" w:sz="4" w:space="0" w:color="FFFFFF"/>
            </w:tcBorders>
            <w:shd w:val="clear" w:color="auto" w:fill="993300"/>
            <w:tcMar>
              <w:top w:w="0" w:type="dxa"/>
              <w:left w:w="57" w:type="dxa"/>
              <w:bottom w:w="0" w:type="dxa"/>
              <w:right w:w="57" w:type="dxa"/>
            </w:tcMar>
          </w:tcPr>
          <w:p w:rsidR="00CD4E24" w:rsidRPr="00A316B5" w:rsidRDefault="00CD4E24">
            <w:pPr>
              <w:pStyle w:val="Tabletitle"/>
            </w:pPr>
            <w:r w:rsidRPr="00A316B5">
              <w:t>Title</w:t>
            </w:r>
          </w:p>
        </w:tc>
        <w:tc>
          <w:tcPr>
            <w:tcW w:w="7044" w:type="dxa"/>
            <w:tcMar>
              <w:top w:w="0" w:type="dxa"/>
              <w:left w:w="57" w:type="dxa"/>
              <w:bottom w:w="0" w:type="dxa"/>
              <w:right w:w="57" w:type="dxa"/>
            </w:tcMar>
          </w:tcPr>
          <w:p w:rsidR="00CD4E24" w:rsidRPr="00A316B5" w:rsidRDefault="00AC4E92">
            <w:pPr>
              <w:pStyle w:val="Tablecontent"/>
            </w:pPr>
            <w:fldSimple w:instr=" TITLE   \* MERGEFORMAT ">
              <w:r w:rsidR="00B97039">
                <w:t>SQL Server 2008 R2 Express</w:t>
              </w:r>
            </w:fldSimple>
          </w:p>
        </w:tc>
      </w:tr>
      <w:tr w:rsidR="00CD4E24" w:rsidRPr="00A316B5">
        <w:tc>
          <w:tcPr>
            <w:tcW w:w="2676" w:type="dxa"/>
            <w:tcBorders>
              <w:top w:val="single" w:sz="4" w:space="0" w:color="FFFFFF"/>
              <w:bottom w:val="single" w:sz="4" w:space="0" w:color="FFFFFF"/>
            </w:tcBorders>
            <w:shd w:val="clear" w:color="auto" w:fill="993300"/>
            <w:tcMar>
              <w:top w:w="0" w:type="dxa"/>
              <w:left w:w="57" w:type="dxa"/>
              <w:bottom w:w="0" w:type="dxa"/>
              <w:right w:w="57" w:type="dxa"/>
            </w:tcMar>
          </w:tcPr>
          <w:p w:rsidR="00CD4E24" w:rsidRPr="00A316B5" w:rsidRDefault="00CD4E24">
            <w:pPr>
              <w:pStyle w:val="Tabletitle"/>
            </w:pPr>
            <w:r w:rsidRPr="00A316B5">
              <w:t>Subject</w:t>
            </w:r>
          </w:p>
        </w:tc>
        <w:tc>
          <w:tcPr>
            <w:tcW w:w="7044" w:type="dxa"/>
            <w:tcMar>
              <w:top w:w="0" w:type="dxa"/>
              <w:left w:w="57" w:type="dxa"/>
              <w:bottom w:w="0" w:type="dxa"/>
              <w:right w:w="57" w:type="dxa"/>
            </w:tcMar>
          </w:tcPr>
          <w:p w:rsidR="00CD4E24" w:rsidRPr="00A316B5" w:rsidRDefault="00AC4E92">
            <w:pPr>
              <w:pStyle w:val="Tablecontent"/>
            </w:pPr>
            <w:fldSimple w:instr=" SUBJECT   \* MERGEFORMAT ">
              <w:r w:rsidR="00B97039">
                <w:t>Installation Notes</w:t>
              </w:r>
            </w:fldSimple>
          </w:p>
        </w:tc>
      </w:tr>
      <w:tr w:rsidR="00CD4E24" w:rsidRPr="00A316B5">
        <w:tc>
          <w:tcPr>
            <w:tcW w:w="2676" w:type="dxa"/>
            <w:tcBorders>
              <w:top w:val="single" w:sz="4" w:space="0" w:color="FFFFFF"/>
              <w:bottom w:val="single" w:sz="4" w:space="0" w:color="FFFFFF"/>
            </w:tcBorders>
            <w:shd w:val="clear" w:color="auto" w:fill="993300"/>
            <w:tcMar>
              <w:top w:w="0" w:type="dxa"/>
              <w:left w:w="57" w:type="dxa"/>
              <w:bottom w:w="0" w:type="dxa"/>
              <w:right w:w="57" w:type="dxa"/>
            </w:tcMar>
          </w:tcPr>
          <w:p w:rsidR="00CD4E24" w:rsidRPr="00A316B5" w:rsidRDefault="00CD4E24">
            <w:pPr>
              <w:pStyle w:val="Tabletitle"/>
            </w:pPr>
            <w:r w:rsidRPr="00A316B5">
              <w:t>Author</w:t>
            </w:r>
          </w:p>
        </w:tc>
        <w:tc>
          <w:tcPr>
            <w:tcW w:w="7044" w:type="dxa"/>
            <w:tcMar>
              <w:top w:w="0" w:type="dxa"/>
              <w:left w:w="57" w:type="dxa"/>
              <w:bottom w:w="0" w:type="dxa"/>
              <w:right w:w="57" w:type="dxa"/>
            </w:tcMar>
          </w:tcPr>
          <w:p w:rsidR="00CD4E24" w:rsidRPr="00A316B5" w:rsidRDefault="00AC4E92">
            <w:pPr>
              <w:pStyle w:val="Tablecontent"/>
            </w:pPr>
            <w:fldSimple w:instr=" AUTHOR   \* MERGEFORMAT ">
              <w:r w:rsidR="00B97039">
                <w:rPr>
                  <w:noProof/>
                </w:rPr>
                <w:t>Liam Westley</w:t>
              </w:r>
            </w:fldSimple>
          </w:p>
        </w:tc>
      </w:tr>
      <w:tr w:rsidR="00CD4E24" w:rsidRPr="00A316B5">
        <w:tc>
          <w:tcPr>
            <w:tcW w:w="2676" w:type="dxa"/>
            <w:tcBorders>
              <w:top w:val="single" w:sz="4" w:space="0" w:color="FFFFFF"/>
              <w:bottom w:val="single" w:sz="4" w:space="0" w:color="FFFFFF"/>
            </w:tcBorders>
            <w:shd w:val="clear" w:color="auto" w:fill="993300"/>
            <w:tcMar>
              <w:top w:w="0" w:type="dxa"/>
              <w:left w:w="57" w:type="dxa"/>
              <w:bottom w:w="0" w:type="dxa"/>
              <w:right w:w="57" w:type="dxa"/>
            </w:tcMar>
          </w:tcPr>
          <w:p w:rsidR="00CD4E24" w:rsidRPr="00A316B5" w:rsidRDefault="00CD4E24">
            <w:pPr>
              <w:pStyle w:val="Tabletitle"/>
            </w:pPr>
            <w:r w:rsidRPr="00A316B5">
              <w:t>For review by</w:t>
            </w:r>
          </w:p>
        </w:tc>
        <w:tc>
          <w:tcPr>
            <w:tcW w:w="7044" w:type="dxa"/>
            <w:tcMar>
              <w:top w:w="0" w:type="dxa"/>
              <w:left w:w="57" w:type="dxa"/>
              <w:bottom w:w="0" w:type="dxa"/>
              <w:right w:w="57" w:type="dxa"/>
            </w:tcMar>
          </w:tcPr>
          <w:p w:rsidR="00F42935" w:rsidRPr="00A316B5" w:rsidRDefault="00F42935" w:rsidP="00F42935">
            <w:pPr>
              <w:pStyle w:val="Tablecontent"/>
            </w:pPr>
          </w:p>
        </w:tc>
      </w:tr>
      <w:tr w:rsidR="00CD4E24" w:rsidRPr="00A316B5">
        <w:tc>
          <w:tcPr>
            <w:tcW w:w="2676" w:type="dxa"/>
            <w:tcBorders>
              <w:top w:val="single" w:sz="4" w:space="0" w:color="FFFFFF"/>
              <w:bottom w:val="single" w:sz="4" w:space="0" w:color="FFFFFF"/>
            </w:tcBorders>
            <w:shd w:val="clear" w:color="auto" w:fill="993300"/>
            <w:tcMar>
              <w:top w:w="0" w:type="dxa"/>
              <w:left w:w="57" w:type="dxa"/>
              <w:bottom w:w="0" w:type="dxa"/>
              <w:right w:w="57" w:type="dxa"/>
            </w:tcMar>
          </w:tcPr>
          <w:p w:rsidR="00CD4E24" w:rsidRPr="00A316B5" w:rsidRDefault="00CD4E24">
            <w:pPr>
              <w:pStyle w:val="Tabletitle"/>
            </w:pPr>
            <w:r w:rsidRPr="00A316B5">
              <w:t>For approval for internal distribution by</w:t>
            </w:r>
          </w:p>
        </w:tc>
        <w:tc>
          <w:tcPr>
            <w:tcW w:w="7044" w:type="dxa"/>
            <w:tcMar>
              <w:top w:w="0" w:type="dxa"/>
              <w:left w:w="57" w:type="dxa"/>
              <w:bottom w:w="0" w:type="dxa"/>
              <w:right w:w="57" w:type="dxa"/>
            </w:tcMar>
          </w:tcPr>
          <w:p w:rsidR="00CD4E24" w:rsidRPr="00A316B5" w:rsidRDefault="00CD4E24">
            <w:pPr>
              <w:pStyle w:val="Tablecontent"/>
            </w:pPr>
          </w:p>
        </w:tc>
      </w:tr>
      <w:tr w:rsidR="00CD4E24" w:rsidRPr="00A316B5">
        <w:tc>
          <w:tcPr>
            <w:tcW w:w="2676" w:type="dxa"/>
            <w:tcBorders>
              <w:top w:val="single" w:sz="4" w:space="0" w:color="FFFFFF"/>
              <w:bottom w:val="single" w:sz="4" w:space="0" w:color="FFFFFF"/>
            </w:tcBorders>
            <w:shd w:val="clear" w:color="auto" w:fill="993300"/>
            <w:tcMar>
              <w:top w:w="0" w:type="dxa"/>
              <w:left w:w="57" w:type="dxa"/>
              <w:bottom w:w="0" w:type="dxa"/>
              <w:right w:w="57" w:type="dxa"/>
            </w:tcMar>
          </w:tcPr>
          <w:p w:rsidR="00CD4E24" w:rsidRPr="00A316B5" w:rsidRDefault="00CD4E24">
            <w:pPr>
              <w:pStyle w:val="Tabletitle"/>
            </w:pPr>
            <w:r w:rsidRPr="00A316B5">
              <w:t>For approval for submission by</w:t>
            </w:r>
          </w:p>
        </w:tc>
        <w:tc>
          <w:tcPr>
            <w:tcW w:w="7044" w:type="dxa"/>
            <w:tcMar>
              <w:top w:w="0" w:type="dxa"/>
              <w:left w:w="57" w:type="dxa"/>
              <w:bottom w:w="0" w:type="dxa"/>
              <w:right w:w="57" w:type="dxa"/>
            </w:tcMar>
          </w:tcPr>
          <w:p w:rsidR="00CD4E24" w:rsidRPr="00A316B5" w:rsidRDefault="00CD4E24">
            <w:pPr>
              <w:pStyle w:val="Tablecontent"/>
            </w:pPr>
          </w:p>
        </w:tc>
      </w:tr>
      <w:tr w:rsidR="00CD4E24" w:rsidRPr="00A316B5">
        <w:tc>
          <w:tcPr>
            <w:tcW w:w="2676" w:type="dxa"/>
            <w:tcBorders>
              <w:top w:val="single" w:sz="4" w:space="0" w:color="FFFFFF"/>
              <w:bottom w:val="single" w:sz="4" w:space="0" w:color="FFFFFF"/>
            </w:tcBorders>
            <w:shd w:val="clear" w:color="auto" w:fill="993300"/>
            <w:tcMar>
              <w:top w:w="0" w:type="dxa"/>
              <w:left w:w="57" w:type="dxa"/>
              <w:bottom w:w="0" w:type="dxa"/>
              <w:right w:w="57" w:type="dxa"/>
            </w:tcMar>
          </w:tcPr>
          <w:p w:rsidR="00CD4E24" w:rsidRPr="00A316B5" w:rsidRDefault="00CD4E24">
            <w:pPr>
              <w:pStyle w:val="Tabletitle"/>
            </w:pPr>
            <w:r w:rsidRPr="00A316B5">
              <w:t>Distribution</w:t>
            </w:r>
          </w:p>
        </w:tc>
        <w:tc>
          <w:tcPr>
            <w:tcW w:w="7044" w:type="dxa"/>
            <w:tcMar>
              <w:top w:w="0" w:type="dxa"/>
              <w:left w:w="57" w:type="dxa"/>
              <w:bottom w:w="0" w:type="dxa"/>
              <w:right w:w="57" w:type="dxa"/>
            </w:tcMar>
          </w:tcPr>
          <w:p w:rsidR="00CD4E24" w:rsidRPr="00A316B5" w:rsidRDefault="00CD4E24">
            <w:pPr>
              <w:pStyle w:val="Tablecontent"/>
            </w:pPr>
          </w:p>
        </w:tc>
      </w:tr>
      <w:tr w:rsidR="00CD4E24" w:rsidRPr="00A316B5">
        <w:tc>
          <w:tcPr>
            <w:tcW w:w="2676" w:type="dxa"/>
            <w:tcBorders>
              <w:top w:val="single" w:sz="4" w:space="0" w:color="FFFFFF"/>
            </w:tcBorders>
            <w:shd w:val="clear" w:color="auto" w:fill="993300"/>
            <w:tcMar>
              <w:top w:w="0" w:type="dxa"/>
              <w:left w:w="57" w:type="dxa"/>
              <w:bottom w:w="0" w:type="dxa"/>
              <w:right w:w="57" w:type="dxa"/>
            </w:tcMar>
          </w:tcPr>
          <w:p w:rsidR="00CD4E24" w:rsidRPr="00A316B5" w:rsidRDefault="00CD4E24">
            <w:pPr>
              <w:pStyle w:val="Tabletitle"/>
            </w:pPr>
            <w:r w:rsidRPr="00A316B5">
              <w:t>Filename</w:t>
            </w:r>
          </w:p>
        </w:tc>
        <w:tc>
          <w:tcPr>
            <w:tcW w:w="7044" w:type="dxa"/>
            <w:tcMar>
              <w:top w:w="0" w:type="dxa"/>
              <w:left w:w="57" w:type="dxa"/>
              <w:bottom w:w="0" w:type="dxa"/>
              <w:right w:w="57" w:type="dxa"/>
            </w:tcMar>
          </w:tcPr>
          <w:p w:rsidR="00CD4E24" w:rsidRPr="00A316B5" w:rsidRDefault="00AC4E92">
            <w:pPr>
              <w:pStyle w:val="Tablecontent"/>
            </w:pPr>
            <w:fldSimple w:instr=" FILENAME   \* MERGEFORMAT ">
              <w:r w:rsidR="00B97039">
                <w:rPr>
                  <w:noProof/>
                </w:rPr>
                <w:t>SQLServer2008R2Express-InstallationNotes.docx</w:t>
              </w:r>
            </w:fldSimple>
          </w:p>
        </w:tc>
      </w:tr>
    </w:tbl>
    <w:p w:rsidR="00CD4E24" w:rsidRPr="00A316B5" w:rsidRDefault="00CD4E24">
      <w:pPr>
        <w:pStyle w:val="Heading2"/>
        <w:rPr>
          <w:lang w:val="en-GB"/>
        </w:rPr>
      </w:pPr>
      <w:bookmarkStart w:id="19" w:name="_Toc79563942"/>
      <w:bookmarkStart w:id="20" w:name="_Toc100114520"/>
      <w:bookmarkStart w:id="21" w:name="_Toc100114614"/>
      <w:bookmarkStart w:id="22" w:name="_Toc100114728"/>
      <w:bookmarkStart w:id="23" w:name="_Toc307132937"/>
      <w:r w:rsidRPr="00A316B5">
        <w:rPr>
          <w:lang w:val="en-GB"/>
        </w:rPr>
        <w:t>Document revision history</w:t>
      </w:r>
      <w:bookmarkEnd w:id="19"/>
      <w:bookmarkEnd w:id="20"/>
      <w:bookmarkEnd w:id="21"/>
      <w:bookmarkEnd w:id="22"/>
      <w:bookmarkEnd w:id="23"/>
    </w:p>
    <w:tbl>
      <w:tblPr>
        <w:tblW w:w="9718"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808"/>
        <w:gridCol w:w="1892"/>
        <w:gridCol w:w="2160"/>
        <w:gridCol w:w="4858"/>
      </w:tblGrid>
      <w:tr w:rsidR="00CD4E24" w:rsidRPr="00A316B5">
        <w:tc>
          <w:tcPr>
            <w:tcW w:w="808" w:type="dxa"/>
            <w:tcBorders>
              <w:right w:val="single" w:sz="4" w:space="0" w:color="FFFFFF"/>
            </w:tcBorders>
            <w:shd w:val="clear" w:color="auto" w:fill="993300"/>
          </w:tcPr>
          <w:p w:rsidR="00CD4E24" w:rsidRPr="00A316B5" w:rsidRDefault="00CD4E24">
            <w:pPr>
              <w:pStyle w:val="Tabletitle"/>
            </w:pPr>
            <w:r w:rsidRPr="00A316B5">
              <w:t>Version</w:t>
            </w:r>
          </w:p>
        </w:tc>
        <w:tc>
          <w:tcPr>
            <w:tcW w:w="1892" w:type="dxa"/>
            <w:tcBorders>
              <w:left w:val="single" w:sz="4" w:space="0" w:color="FFFFFF"/>
              <w:right w:val="single" w:sz="4" w:space="0" w:color="FFFFFF"/>
            </w:tcBorders>
            <w:shd w:val="clear" w:color="auto" w:fill="993300"/>
          </w:tcPr>
          <w:p w:rsidR="00CD4E24" w:rsidRPr="00A316B5" w:rsidRDefault="00CD4E24">
            <w:pPr>
              <w:pStyle w:val="Tabletitle"/>
            </w:pPr>
            <w:r w:rsidRPr="00A316B5">
              <w:t>Date</w:t>
            </w:r>
          </w:p>
        </w:tc>
        <w:tc>
          <w:tcPr>
            <w:tcW w:w="2160" w:type="dxa"/>
            <w:tcBorders>
              <w:left w:val="single" w:sz="4" w:space="0" w:color="FFFFFF"/>
              <w:right w:val="single" w:sz="4" w:space="0" w:color="FFFFFF"/>
            </w:tcBorders>
            <w:shd w:val="clear" w:color="auto" w:fill="993300"/>
            <w:vAlign w:val="center"/>
          </w:tcPr>
          <w:p w:rsidR="00CD4E24" w:rsidRPr="00A316B5" w:rsidRDefault="00CD4E24">
            <w:pPr>
              <w:pStyle w:val="Tabletitle"/>
            </w:pPr>
            <w:r w:rsidRPr="00A316B5">
              <w:t>Author</w:t>
            </w:r>
          </w:p>
        </w:tc>
        <w:tc>
          <w:tcPr>
            <w:tcW w:w="4858" w:type="dxa"/>
            <w:tcBorders>
              <w:left w:val="single" w:sz="4" w:space="0" w:color="FFFFFF"/>
            </w:tcBorders>
            <w:shd w:val="clear" w:color="auto" w:fill="993300"/>
            <w:vAlign w:val="center"/>
          </w:tcPr>
          <w:p w:rsidR="00CD4E24" w:rsidRPr="00A316B5" w:rsidRDefault="00CD4E24">
            <w:pPr>
              <w:pStyle w:val="Tabletitle"/>
            </w:pPr>
            <w:r w:rsidRPr="00A316B5">
              <w:t>Comments</w:t>
            </w:r>
          </w:p>
        </w:tc>
      </w:tr>
      <w:tr w:rsidR="00CD4E24" w:rsidRPr="00A316B5">
        <w:tc>
          <w:tcPr>
            <w:tcW w:w="808" w:type="dxa"/>
          </w:tcPr>
          <w:p w:rsidR="00CD4E24" w:rsidRPr="00A316B5" w:rsidRDefault="00CD4E24">
            <w:pPr>
              <w:pStyle w:val="Tablecontent"/>
              <w:jc w:val="center"/>
            </w:pPr>
            <w:r w:rsidRPr="00A316B5">
              <w:t>0.0.1</w:t>
            </w:r>
          </w:p>
        </w:tc>
        <w:tc>
          <w:tcPr>
            <w:tcW w:w="1892" w:type="dxa"/>
          </w:tcPr>
          <w:p w:rsidR="00CD4E24" w:rsidRPr="00A316B5" w:rsidRDefault="000417C9">
            <w:pPr>
              <w:pStyle w:val="Tablecontent"/>
            </w:pPr>
            <w:r>
              <w:t>23 OCT 2011</w:t>
            </w:r>
          </w:p>
        </w:tc>
        <w:tc>
          <w:tcPr>
            <w:tcW w:w="2160" w:type="dxa"/>
          </w:tcPr>
          <w:p w:rsidR="00CD4E24" w:rsidRPr="00A316B5" w:rsidRDefault="000417C9">
            <w:pPr>
              <w:pStyle w:val="Tablecontent"/>
            </w:pPr>
            <w:r>
              <w:t>Liam Westley</w:t>
            </w:r>
          </w:p>
        </w:tc>
        <w:tc>
          <w:tcPr>
            <w:tcW w:w="4858" w:type="dxa"/>
          </w:tcPr>
          <w:p w:rsidR="00CD4E24" w:rsidRPr="00A316B5" w:rsidRDefault="000417C9">
            <w:pPr>
              <w:pStyle w:val="Tablecontent"/>
            </w:pPr>
            <w:r>
              <w:t>Created</w:t>
            </w:r>
          </w:p>
        </w:tc>
      </w:tr>
    </w:tbl>
    <w:p w:rsidR="00CD4E24" w:rsidRPr="00A316B5" w:rsidRDefault="00CD4E24">
      <w:pPr>
        <w:pStyle w:val="Heading2"/>
        <w:rPr>
          <w:lang w:val="en-GB"/>
        </w:rPr>
      </w:pPr>
      <w:bookmarkStart w:id="24" w:name="_Toc79563944"/>
      <w:bookmarkStart w:id="25" w:name="_Toc100114521"/>
      <w:bookmarkStart w:id="26" w:name="_Toc100114615"/>
      <w:bookmarkStart w:id="27" w:name="_Toc100114729"/>
      <w:bookmarkStart w:id="28" w:name="_Toc307132938"/>
      <w:r w:rsidRPr="00A316B5">
        <w:rPr>
          <w:lang w:val="en-GB"/>
        </w:rPr>
        <w:t>References</w:t>
      </w:r>
      <w:bookmarkEnd w:id="24"/>
      <w:bookmarkEnd w:id="25"/>
      <w:bookmarkEnd w:id="26"/>
      <w:bookmarkEnd w:id="27"/>
      <w:bookmarkEnd w:id="28"/>
    </w:p>
    <w:tbl>
      <w:tblPr>
        <w:tblW w:w="972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794"/>
        <w:gridCol w:w="1906"/>
        <w:gridCol w:w="5889"/>
        <w:gridCol w:w="1131"/>
      </w:tblGrid>
      <w:tr w:rsidR="00CD4E24" w:rsidRPr="00A316B5">
        <w:tc>
          <w:tcPr>
            <w:tcW w:w="794" w:type="dxa"/>
            <w:tcBorders>
              <w:right w:val="single" w:sz="4" w:space="0" w:color="FFFFFF"/>
            </w:tcBorders>
            <w:shd w:val="clear" w:color="auto" w:fill="993300"/>
          </w:tcPr>
          <w:p w:rsidR="00CD4E24" w:rsidRPr="00A316B5" w:rsidRDefault="00CD4E24">
            <w:pPr>
              <w:pStyle w:val="Tabletitle"/>
              <w:jc w:val="center"/>
            </w:pPr>
            <w:bookmarkStart w:id="29" w:name="_Toc79563943"/>
            <w:bookmarkStart w:id="30" w:name="_Toc100114522"/>
            <w:bookmarkStart w:id="31" w:name="_Toc100114616"/>
            <w:bookmarkStart w:id="32" w:name="_Toc100114730"/>
            <w:bookmarkStart w:id="33" w:name="_Toc66880754"/>
            <w:r w:rsidRPr="00A316B5">
              <w:t>No.</w:t>
            </w:r>
          </w:p>
        </w:tc>
        <w:tc>
          <w:tcPr>
            <w:tcW w:w="1906" w:type="dxa"/>
            <w:tcBorders>
              <w:left w:val="single" w:sz="4" w:space="0" w:color="FFFFFF"/>
              <w:right w:val="single" w:sz="4" w:space="0" w:color="FFFFFF"/>
            </w:tcBorders>
            <w:shd w:val="clear" w:color="auto" w:fill="993300"/>
          </w:tcPr>
          <w:p w:rsidR="00CD4E24" w:rsidRPr="00A316B5" w:rsidRDefault="00CD4E24">
            <w:pPr>
              <w:pStyle w:val="Tabletitle"/>
            </w:pPr>
            <w:r w:rsidRPr="00A316B5">
              <w:t>Originator</w:t>
            </w:r>
          </w:p>
        </w:tc>
        <w:tc>
          <w:tcPr>
            <w:tcW w:w="5889" w:type="dxa"/>
            <w:tcBorders>
              <w:left w:val="single" w:sz="4" w:space="0" w:color="FFFFFF"/>
              <w:right w:val="single" w:sz="4" w:space="0" w:color="FFFFFF"/>
            </w:tcBorders>
            <w:shd w:val="clear" w:color="auto" w:fill="993300"/>
          </w:tcPr>
          <w:p w:rsidR="00CD4E24" w:rsidRPr="00A316B5" w:rsidRDefault="00CD4E24">
            <w:pPr>
              <w:pStyle w:val="Tabletitle"/>
            </w:pPr>
            <w:r w:rsidRPr="00A316B5">
              <w:t>Title</w:t>
            </w:r>
          </w:p>
        </w:tc>
        <w:tc>
          <w:tcPr>
            <w:tcW w:w="1131" w:type="dxa"/>
            <w:tcBorders>
              <w:left w:val="single" w:sz="4" w:space="0" w:color="FFFFFF"/>
            </w:tcBorders>
            <w:shd w:val="clear" w:color="auto" w:fill="993300"/>
          </w:tcPr>
          <w:p w:rsidR="00CD4E24" w:rsidRPr="00A316B5" w:rsidRDefault="00CD4E24">
            <w:pPr>
              <w:pStyle w:val="Tabletitle"/>
            </w:pPr>
            <w:r w:rsidRPr="00A316B5">
              <w:t>Version</w:t>
            </w:r>
          </w:p>
        </w:tc>
      </w:tr>
      <w:tr w:rsidR="00CD4E24" w:rsidRPr="00A316B5">
        <w:tc>
          <w:tcPr>
            <w:tcW w:w="794" w:type="dxa"/>
          </w:tcPr>
          <w:p w:rsidR="00CD4E24" w:rsidRPr="00A316B5" w:rsidRDefault="00CD4E24">
            <w:pPr>
              <w:pStyle w:val="Tablecontent"/>
              <w:jc w:val="center"/>
            </w:pPr>
            <w:r w:rsidRPr="00A316B5">
              <w:t>1</w:t>
            </w:r>
          </w:p>
        </w:tc>
        <w:tc>
          <w:tcPr>
            <w:tcW w:w="1906" w:type="dxa"/>
          </w:tcPr>
          <w:p w:rsidR="00CD4E24" w:rsidRPr="00A316B5" w:rsidRDefault="00CD4E24">
            <w:pPr>
              <w:pStyle w:val="Tablecontent"/>
            </w:pPr>
          </w:p>
        </w:tc>
        <w:tc>
          <w:tcPr>
            <w:tcW w:w="5889" w:type="dxa"/>
          </w:tcPr>
          <w:p w:rsidR="00CD4E24" w:rsidRPr="00A316B5" w:rsidRDefault="00CD4E24">
            <w:pPr>
              <w:pStyle w:val="Tablecontent"/>
            </w:pPr>
          </w:p>
        </w:tc>
        <w:tc>
          <w:tcPr>
            <w:tcW w:w="1131" w:type="dxa"/>
          </w:tcPr>
          <w:p w:rsidR="00CD4E24" w:rsidRPr="00A316B5" w:rsidRDefault="00CD4E24">
            <w:pPr>
              <w:pStyle w:val="Tablecontent"/>
            </w:pPr>
          </w:p>
        </w:tc>
      </w:tr>
    </w:tbl>
    <w:p w:rsidR="00CD4E24" w:rsidRPr="00A316B5" w:rsidRDefault="00CD4E24">
      <w:pPr>
        <w:pStyle w:val="BodyText"/>
      </w:pPr>
    </w:p>
    <w:p w:rsidR="00CD4E24" w:rsidRPr="00A316B5" w:rsidRDefault="00CD4E24">
      <w:pPr>
        <w:pStyle w:val="Heading1"/>
      </w:pPr>
      <w:r w:rsidRPr="00A316B5">
        <w:br w:type="page"/>
      </w:r>
      <w:bookmarkStart w:id="34" w:name="_Toc307132939"/>
      <w:r w:rsidRPr="00A316B5">
        <w:lastRenderedPageBreak/>
        <w:t>Document objective</w:t>
      </w:r>
      <w:bookmarkEnd w:id="29"/>
      <w:bookmarkEnd w:id="30"/>
      <w:bookmarkEnd w:id="31"/>
      <w:bookmarkEnd w:id="32"/>
      <w:bookmarkEnd w:id="34"/>
    </w:p>
    <w:p w:rsidR="00D878FB" w:rsidRDefault="00D878FB">
      <w:pPr>
        <w:pStyle w:val="BodyText"/>
      </w:pPr>
      <w:r>
        <w:t>The goal of this document is to document the installation and configuration of SQL Server 2008 R2 Express with SQL Server Reporting Services on a vanilla installation of Windows XP Professional Service Pack 3.</w:t>
      </w:r>
    </w:p>
    <w:p w:rsidR="00CD4E24" w:rsidRDefault="00D878FB" w:rsidP="00D878FB">
      <w:pPr>
        <w:pStyle w:val="Heading2"/>
      </w:pPr>
      <w:bookmarkStart w:id="35" w:name="_Toc307132940"/>
      <w:r>
        <w:t>Windows XP Professional Service Pack 3</w:t>
      </w:r>
      <w:bookmarkEnd w:id="35"/>
    </w:p>
    <w:p w:rsidR="00D878FB" w:rsidRDefault="00D878FB" w:rsidP="00D878FB">
      <w:pPr>
        <w:pStyle w:val="BodyText"/>
        <w:rPr>
          <w:lang w:val="en-US" w:eastAsia="en-GB"/>
        </w:rPr>
      </w:pPr>
      <w:r>
        <w:rPr>
          <w:lang w:val="en-US" w:eastAsia="en-GB"/>
        </w:rPr>
        <w:t>Windows XP Professional was installed as a 32-bit operating system with the latest Windows Updates including Internet Explorer 8.0 and Windows .Net 4.0 client profile.</w:t>
      </w:r>
    </w:p>
    <w:p w:rsidR="00D878FB" w:rsidRDefault="00D878FB" w:rsidP="00D878FB">
      <w:pPr>
        <w:pStyle w:val="BodyText"/>
        <w:rPr>
          <w:lang w:val="en-US" w:eastAsia="en-GB"/>
        </w:rPr>
      </w:pPr>
    </w:p>
    <w:p w:rsidR="00D878FB" w:rsidRDefault="00D878FB" w:rsidP="00D878FB">
      <w:pPr>
        <w:pStyle w:val="BodyText"/>
        <w:rPr>
          <w:lang w:val="en-US" w:eastAsia="en-GB"/>
        </w:rPr>
      </w:pPr>
      <w:r>
        <w:rPr>
          <w:lang w:val="en-US" w:eastAsia="en-GB"/>
        </w:rPr>
        <w:t>It is quite possible that some of the pre-requisites for installation of SQL Server and Reporting Services would already be present on an XP client that was used day to day due to other installations. However, these have also been listed for completeness.</w:t>
      </w:r>
    </w:p>
    <w:p w:rsidR="00D878FB" w:rsidRDefault="00D878FB" w:rsidP="00D878FB">
      <w:pPr>
        <w:pStyle w:val="Heading2"/>
      </w:pPr>
      <w:bookmarkStart w:id="36" w:name="_Toc307132941"/>
      <w:r>
        <w:t>Pre-requisites</w:t>
      </w:r>
      <w:bookmarkEnd w:id="36"/>
    </w:p>
    <w:p w:rsidR="00DE37E1" w:rsidRPr="00DE37E1" w:rsidRDefault="00DE37E1" w:rsidP="00DE37E1">
      <w:pPr>
        <w:pStyle w:val="BodyText"/>
        <w:rPr>
          <w:lang w:val="en-US" w:eastAsia="en-GB"/>
        </w:rPr>
      </w:pPr>
      <w:r>
        <w:rPr>
          <w:lang w:val="en-US" w:eastAsia="en-GB"/>
        </w:rPr>
        <w:t>The pre-requisites were installed in the order below, ignoring option to restart machine until all were installed.</w:t>
      </w:r>
    </w:p>
    <w:p w:rsidR="00DE37E1" w:rsidRPr="00694D4C" w:rsidRDefault="00DE37E1" w:rsidP="00DE37E1">
      <w:pPr>
        <w:pStyle w:val="Heading3"/>
        <w:rPr>
          <w:lang w:val="en-US"/>
        </w:rPr>
      </w:pPr>
      <w:r w:rsidRPr="00D878FB">
        <w:rPr>
          <w:lang w:val="en-US"/>
        </w:rPr>
        <w:t>Windows installer 4.5</w:t>
      </w:r>
    </w:p>
    <w:p w:rsidR="00DE37E1" w:rsidRDefault="00DE37E1" w:rsidP="00DE37E1">
      <w:pPr>
        <w:pStyle w:val="BodyText"/>
        <w:rPr>
          <w:lang w:val="en-US"/>
        </w:rPr>
      </w:pPr>
      <w:r>
        <w:rPr>
          <w:lang w:val="en-US"/>
        </w:rPr>
        <w:t>Google ‘download Windows Installer 4.5’</w:t>
      </w:r>
    </w:p>
    <w:p w:rsidR="00DE37E1" w:rsidRDefault="00DE37E1" w:rsidP="00DE37E1">
      <w:pPr>
        <w:pStyle w:val="BodyText"/>
        <w:rPr>
          <w:lang w:val="en-US"/>
        </w:rPr>
      </w:pPr>
    </w:p>
    <w:p w:rsidR="00DE37E1" w:rsidRDefault="00630F39" w:rsidP="00DE37E1">
      <w:pPr>
        <w:pStyle w:val="BodyText"/>
        <w:rPr>
          <w:lang w:val="en-US" w:eastAsia="en-GB"/>
        </w:rPr>
      </w:pPr>
      <w:hyperlink r:id="rId10" w:history="1">
        <w:r w:rsidR="00DE37E1" w:rsidRPr="00083111">
          <w:rPr>
            <w:rStyle w:val="Hyperlink"/>
            <w:lang w:val="en-US" w:eastAsia="en-GB"/>
          </w:rPr>
          <w:t>http://www.microsoft.com/download/en/details.aspx?id=8483</w:t>
        </w:r>
      </w:hyperlink>
      <w:r w:rsidR="00DE37E1">
        <w:rPr>
          <w:lang w:val="en-US" w:eastAsia="en-GB"/>
        </w:rPr>
        <w:t xml:space="preserve"> </w:t>
      </w:r>
    </w:p>
    <w:p w:rsidR="00D878FB" w:rsidRPr="00D878FB" w:rsidRDefault="00D878FB" w:rsidP="00D878FB">
      <w:pPr>
        <w:pStyle w:val="Heading3"/>
        <w:rPr>
          <w:lang w:val="en-US"/>
        </w:rPr>
      </w:pPr>
      <w:r w:rsidRPr="00D878FB">
        <w:rPr>
          <w:lang w:val="en-US"/>
        </w:rPr>
        <w:t>.NET 2.0 SP2</w:t>
      </w:r>
      <w:r>
        <w:rPr>
          <w:lang w:val="en-US"/>
        </w:rPr>
        <w:t xml:space="preserve"> and </w:t>
      </w:r>
      <w:r w:rsidRPr="00D878FB">
        <w:rPr>
          <w:lang w:val="en-US"/>
        </w:rPr>
        <w:t>requires .NET 3.5 SP1</w:t>
      </w:r>
    </w:p>
    <w:p w:rsidR="00D878FB" w:rsidRDefault="00D878FB" w:rsidP="00D878FB">
      <w:pPr>
        <w:pStyle w:val="BodyText"/>
        <w:rPr>
          <w:lang w:val="en-US"/>
        </w:rPr>
      </w:pPr>
      <w:r>
        <w:rPr>
          <w:lang w:val="en-US"/>
        </w:rPr>
        <w:t>Google, ‘download .Net 2.0 SP2’</w:t>
      </w:r>
      <w:r w:rsidR="00694D4C">
        <w:rPr>
          <w:lang w:val="en-US"/>
        </w:rPr>
        <w:t xml:space="preserve"> – NetFx20SP2_x86.exe.</w:t>
      </w:r>
    </w:p>
    <w:p w:rsidR="00694D4C" w:rsidRDefault="00694D4C" w:rsidP="00D878FB">
      <w:pPr>
        <w:pStyle w:val="BodyText"/>
        <w:rPr>
          <w:lang w:val="en-US"/>
        </w:rPr>
      </w:pPr>
    </w:p>
    <w:p w:rsidR="00D878FB" w:rsidRDefault="00630F39" w:rsidP="00D878FB">
      <w:pPr>
        <w:pStyle w:val="BodyText"/>
        <w:rPr>
          <w:lang w:val="en-US" w:eastAsia="en-GB"/>
        </w:rPr>
      </w:pPr>
      <w:hyperlink r:id="rId11" w:history="1">
        <w:r w:rsidR="00694D4C" w:rsidRPr="00083111">
          <w:rPr>
            <w:rStyle w:val="Hyperlink"/>
            <w:lang w:val="en-US" w:eastAsia="en-GB"/>
          </w:rPr>
          <w:t>http://www.microsoft.com/download/en/details.aspx?id=1639</w:t>
        </w:r>
      </w:hyperlink>
      <w:r w:rsidR="00694D4C">
        <w:rPr>
          <w:lang w:val="en-US" w:eastAsia="en-GB"/>
        </w:rPr>
        <w:t xml:space="preserve"> </w:t>
      </w:r>
    </w:p>
    <w:p w:rsidR="00D878FB" w:rsidRDefault="00D878FB" w:rsidP="00D878FB">
      <w:pPr>
        <w:pStyle w:val="BodyText"/>
        <w:rPr>
          <w:lang w:val="en-US"/>
        </w:rPr>
      </w:pPr>
    </w:p>
    <w:p w:rsidR="00D878FB" w:rsidRDefault="00D878FB" w:rsidP="00D878FB">
      <w:pPr>
        <w:pStyle w:val="BodyText"/>
        <w:rPr>
          <w:lang w:val="en-US"/>
        </w:rPr>
      </w:pPr>
      <w:r>
        <w:rPr>
          <w:lang w:val="en-US"/>
        </w:rPr>
        <w:t>Google, ‘download .Net 3.5 SP1’</w:t>
      </w:r>
      <w:r w:rsidR="00EB6B82">
        <w:rPr>
          <w:lang w:val="en-US"/>
        </w:rPr>
        <w:t xml:space="preserve"> - this generally leads to a small ‘internet downloader’ that downloads the necessary components on the fly and installs them as required</w:t>
      </w:r>
      <w:r w:rsidR="00FD63BC">
        <w:rPr>
          <w:lang w:val="en-US"/>
        </w:rPr>
        <w:t xml:space="preserve"> (29Mb for XP SP3)</w:t>
      </w:r>
      <w:r w:rsidR="00EB6B82">
        <w:rPr>
          <w:lang w:val="en-US"/>
        </w:rPr>
        <w:t>.</w:t>
      </w:r>
    </w:p>
    <w:p w:rsidR="00694D4C" w:rsidRDefault="00694D4C" w:rsidP="00D878FB">
      <w:pPr>
        <w:pStyle w:val="BodyText"/>
        <w:rPr>
          <w:lang w:val="en-US"/>
        </w:rPr>
      </w:pPr>
    </w:p>
    <w:p w:rsidR="00D878FB" w:rsidRDefault="00630F39" w:rsidP="00D878FB">
      <w:pPr>
        <w:pStyle w:val="BodyText"/>
        <w:rPr>
          <w:lang w:val="en-US" w:eastAsia="en-GB"/>
        </w:rPr>
      </w:pPr>
      <w:hyperlink r:id="rId12" w:history="1">
        <w:r w:rsidR="00694D4C" w:rsidRPr="00083111">
          <w:rPr>
            <w:rStyle w:val="Hyperlink"/>
            <w:lang w:val="en-US" w:eastAsia="en-GB"/>
          </w:rPr>
          <w:t>http://www.microsoft.com/download/en/details.aspx?id=22</w:t>
        </w:r>
      </w:hyperlink>
      <w:r w:rsidR="00694D4C">
        <w:rPr>
          <w:lang w:val="en-US" w:eastAsia="en-GB"/>
        </w:rPr>
        <w:t xml:space="preserve"> </w:t>
      </w:r>
    </w:p>
    <w:p w:rsidR="00D878FB" w:rsidRPr="00DE37E1" w:rsidRDefault="00DE37E1" w:rsidP="00D878FB">
      <w:pPr>
        <w:pStyle w:val="Heading3"/>
        <w:rPr>
          <w:lang w:val="en-US"/>
        </w:rPr>
      </w:pPr>
      <w:r w:rsidRPr="00D878FB">
        <w:rPr>
          <w:lang w:val="en-US"/>
        </w:rPr>
        <w:t>Powershell 2.0</w:t>
      </w:r>
    </w:p>
    <w:p w:rsidR="00694D4C" w:rsidRDefault="00694D4C" w:rsidP="00D878FB">
      <w:pPr>
        <w:pStyle w:val="BodyText"/>
        <w:rPr>
          <w:lang w:val="en-US" w:eastAsia="en-GB"/>
        </w:rPr>
      </w:pPr>
      <w:r>
        <w:rPr>
          <w:lang w:val="en-US" w:eastAsia="en-GB"/>
        </w:rPr>
        <w:t>Google ‘download Powershell 2.0’ – however, there are many versions, so direct download link for Windows XP (WindowsXP-KB968930-x86-ENG.exe) is,</w:t>
      </w:r>
    </w:p>
    <w:p w:rsidR="00694D4C" w:rsidRDefault="00694D4C" w:rsidP="00D878FB">
      <w:pPr>
        <w:pStyle w:val="BodyText"/>
        <w:rPr>
          <w:lang w:val="en-US" w:eastAsia="en-GB"/>
        </w:rPr>
      </w:pPr>
    </w:p>
    <w:p w:rsidR="00AB7C45" w:rsidRDefault="00630F39" w:rsidP="00D878FB">
      <w:pPr>
        <w:pStyle w:val="BodyText"/>
        <w:rPr>
          <w:lang w:val="en-US" w:eastAsia="en-GB"/>
        </w:rPr>
      </w:pPr>
      <w:hyperlink r:id="rId13" w:history="1">
        <w:r w:rsidR="00694D4C" w:rsidRPr="00083111">
          <w:rPr>
            <w:rStyle w:val="Hyperlink"/>
            <w:lang w:val="en-US" w:eastAsia="en-GB"/>
          </w:rPr>
          <w:t>http://www.microsoft.com/download/en/confirmation.aspx?id=16818</w:t>
        </w:r>
      </w:hyperlink>
      <w:r w:rsidR="00694D4C">
        <w:rPr>
          <w:lang w:val="en-US" w:eastAsia="en-GB"/>
        </w:rPr>
        <w:t xml:space="preserve"> </w:t>
      </w:r>
    </w:p>
    <w:p w:rsidR="00AB7C45" w:rsidRDefault="00AB7C45" w:rsidP="00AB7C45">
      <w:pPr>
        <w:pStyle w:val="Heading3"/>
      </w:pPr>
      <w:r>
        <w:t>Windows Update</w:t>
      </w:r>
    </w:p>
    <w:p w:rsidR="00673639" w:rsidRDefault="00AB7C45" w:rsidP="00D878FB">
      <w:pPr>
        <w:pStyle w:val="BodyText"/>
        <w:rPr>
          <w:lang w:val="en-US" w:eastAsia="en-GB"/>
        </w:rPr>
      </w:pPr>
      <w:r>
        <w:rPr>
          <w:lang w:val="en-US" w:eastAsia="en-GB"/>
        </w:rPr>
        <w:t>And after installing all those packages, a Windows Update was run again to patch these fresh installations.</w:t>
      </w:r>
      <w:r w:rsidR="00F12116">
        <w:rPr>
          <w:lang w:val="en-US" w:eastAsia="en-GB"/>
        </w:rPr>
        <w:t xml:space="preserve">  These tend to be security </w:t>
      </w:r>
    </w:p>
    <w:p w:rsidR="00673639" w:rsidRDefault="00673639" w:rsidP="00673639">
      <w:pPr>
        <w:pStyle w:val="Heading2"/>
      </w:pPr>
      <w:bookmarkStart w:id="37" w:name="_Toc307132942"/>
      <w:r>
        <w:t>Administrator User for SQL Server</w:t>
      </w:r>
      <w:bookmarkEnd w:id="37"/>
    </w:p>
    <w:p w:rsidR="00673639" w:rsidRDefault="00673639" w:rsidP="00673639">
      <w:pPr>
        <w:pStyle w:val="BodyText"/>
        <w:rPr>
          <w:lang w:val="en-US" w:eastAsia="en-GB"/>
        </w:rPr>
      </w:pPr>
      <w:r>
        <w:rPr>
          <w:lang w:val="en-US" w:eastAsia="en-GB"/>
        </w:rPr>
        <w:t>It would be advisable to create a local administration user specifically for SQL Server with a different password to standard administration users.  This should be added to the Administrators group.</w:t>
      </w:r>
    </w:p>
    <w:p w:rsidR="00673639" w:rsidRDefault="00673639" w:rsidP="00673639">
      <w:pPr>
        <w:pStyle w:val="BodyText"/>
        <w:rPr>
          <w:lang w:val="en-US" w:eastAsia="en-GB"/>
        </w:rPr>
      </w:pPr>
    </w:p>
    <w:p w:rsidR="00673639" w:rsidRPr="00673639" w:rsidRDefault="00673639" w:rsidP="00673639">
      <w:pPr>
        <w:pStyle w:val="BodyText"/>
        <w:rPr>
          <w:lang w:val="en-US" w:eastAsia="en-GB"/>
        </w:rPr>
      </w:pPr>
      <w:r>
        <w:rPr>
          <w:lang w:val="en-US" w:eastAsia="en-GB"/>
        </w:rPr>
        <w:t>This logon will be used for managing SQL Server via SQL Server Management Studio and for configuring Reporting Services</w:t>
      </w:r>
      <w:r w:rsidR="00B85C23">
        <w:rPr>
          <w:lang w:val="en-US" w:eastAsia="en-GB"/>
        </w:rPr>
        <w:t xml:space="preserve">, including providing </w:t>
      </w:r>
      <w:r>
        <w:rPr>
          <w:lang w:val="en-US" w:eastAsia="en-GB"/>
        </w:rPr>
        <w:t xml:space="preserve">access to the core </w:t>
      </w:r>
      <w:r w:rsidR="00B85C23">
        <w:rPr>
          <w:lang w:val="en-US" w:eastAsia="en-GB"/>
        </w:rPr>
        <w:t>prisoner details database (by default, all administrators on system automatically become administrators on SQL Server installed on a system).</w:t>
      </w:r>
    </w:p>
    <w:bookmarkEnd w:id="33"/>
    <w:p w:rsidR="00F12116" w:rsidRDefault="00F12116">
      <w:pPr>
        <w:rPr>
          <w:rFonts w:cs="Arial"/>
          <w:b/>
          <w:bCs/>
          <w:color w:val="993300"/>
          <w:kern w:val="32"/>
          <w:sz w:val="28"/>
          <w:szCs w:val="28"/>
        </w:rPr>
      </w:pPr>
      <w:r>
        <w:br w:type="page"/>
      </w:r>
    </w:p>
    <w:p w:rsidR="00F42935" w:rsidRDefault="00202FAE" w:rsidP="00202FAE">
      <w:pPr>
        <w:pStyle w:val="Heading1"/>
      </w:pPr>
      <w:bookmarkStart w:id="38" w:name="_Toc307132943"/>
      <w:r>
        <w:lastRenderedPageBreak/>
        <w:t>Microsoft SQL</w:t>
      </w:r>
      <w:r w:rsidRPr="00202FAE">
        <w:t xml:space="preserve"> Server 2008 R2 Express </w:t>
      </w:r>
      <w:r>
        <w:t xml:space="preserve">with </w:t>
      </w:r>
      <w:r w:rsidRPr="00202FAE">
        <w:t>Advanced Services</w:t>
      </w:r>
      <w:bookmarkEnd w:id="38"/>
    </w:p>
    <w:p w:rsidR="00DA2546" w:rsidRDefault="00202FAE" w:rsidP="00202FAE">
      <w:pPr>
        <w:pStyle w:val="BodyText"/>
        <w:rPr>
          <w:lang w:eastAsia="en-GB"/>
        </w:rPr>
      </w:pPr>
      <w:r>
        <w:rPr>
          <w:lang w:eastAsia="en-GB"/>
        </w:rPr>
        <w:t>There are numerous versions of SQL Server Express, some of which are smaller installations which do not include management tools or reporting services.  To ensure you obtain the version with all the tools, Google for,</w:t>
      </w:r>
    </w:p>
    <w:p w:rsidR="00202FAE" w:rsidRDefault="00202FAE" w:rsidP="00202FAE">
      <w:pPr>
        <w:pStyle w:val="BodyText"/>
        <w:rPr>
          <w:lang w:eastAsia="en-GB"/>
        </w:rPr>
      </w:pPr>
    </w:p>
    <w:p w:rsidR="00202FAE" w:rsidRDefault="00202FAE" w:rsidP="00202FAE">
      <w:pPr>
        <w:pStyle w:val="BodyText"/>
        <w:rPr>
          <w:lang w:eastAsia="en-GB"/>
        </w:rPr>
      </w:pPr>
      <w:r>
        <w:rPr>
          <w:lang w:eastAsia="en-GB"/>
        </w:rPr>
        <w:tab/>
        <w:t>‘</w:t>
      </w:r>
      <w:r w:rsidRPr="00202FAE">
        <w:rPr>
          <w:lang w:eastAsia="en-GB"/>
        </w:rPr>
        <w:t>Sql Server 2008 R2 Express Advanced Services</w:t>
      </w:r>
      <w:r>
        <w:rPr>
          <w:lang w:eastAsia="en-GB"/>
        </w:rPr>
        <w:t>’</w:t>
      </w:r>
    </w:p>
    <w:p w:rsidR="00202FAE" w:rsidRDefault="00202FAE" w:rsidP="00202FAE">
      <w:pPr>
        <w:pStyle w:val="BodyText"/>
        <w:rPr>
          <w:lang w:eastAsia="en-GB"/>
        </w:rPr>
      </w:pPr>
    </w:p>
    <w:p w:rsidR="00F12116" w:rsidRDefault="00202FAE" w:rsidP="00202FAE">
      <w:pPr>
        <w:pStyle w:val="BodyText"/>
      </w:pPr>
      <w:r>
        <w:rPr>
          <w:lang w:eastAsia="en-GB"/>
        </w:rPr>
        <w:t xml:space="preserve">This should locate the page </w:t>
      </w:r>
      <w:r w:rsidRPr="00202FAE">
        <w:rPr>
          <w:b/>
          <w:lang w:eastAsia="en-GB"/>
        </w:rPr>
        <w:t>Microsoft SQL Server2008 R2 RTM - Express with Advanced Services</w:t>
      </w:r>
      <w:r>
        <w:rPr>
          <w:lang w:eastAsia="en-GB"/>
        </w:rPr>
        <w:t xml:space="preserve">, where you should select the download, </w:t>
      </w:r>
      <w:r w:rsidRPr="00202FAE">
        <w:rPr>
          <w:b/>
        </w:rPr>
        <w:t>SQLEXPRADV_x86_ENU.exe</w:t>
      </w:r>
      <w:r>
        <w:t xml:space="preserve"> (727.0 MB).</w:t>
      </w:r>
    </w:p>
    <w:p w:rsidR="00BF77F0" w:rsidRDefault="00BF77F0" w:rsidP="00202FAE">
      <w:pPr>
        <w:pStyle w:val="BodyText"/>
      </w:pPr>
    </w:p>
    <w:p w:rsidR="00BF77F0" w:rsidRDefault="00BF77F0" w:rsidP="00202FAE">
      <w:pPr>
        <w:pStyle w:val="BodyText"/>
      </w:pPr>
      <w:r>
        <w:t xml:space="preserve">By default the installation will be created in </w:t>
      </w:r>
      <w:r w:rsidRPr="00BF77F0">
        <w:rPr>
          <w:i/>
        </w:rPr>
        <w:t>C:\Program Files\Microsoft SQL Server</w:t>
      </w:r>
      <w:r>
        <w:t xml:space="preserve">, with the database files stored in the folder, </w:t>
      </w:r>
      <w:r w:rsidRPr="00BF77F0">
        <w:rPr>
          <w:i/>
        </w:rPr>
        <w:t>C:\Program Files\Microsoft SQL Server\MSSQL10_50.SQLEXPRESS\MSSQL\DATA</w:t>
      </w:r>
      <w:r>
        <w:t>.</w:t>
      </w:r>
    </w:p>
    <w:p w:rsidR="00F12116" w:rsidRDefault="00F12116" w:rsidP="00F12116">
      <w:pPr>
        <w:pStyle w:val="Heading2"/>
      </w:pPr>
      <w:bookmarkStart w:id="39" w:name="_Toc307132944"/>
      <w:r>
        <w:t>Installation</w:t>
      </w:r>
      <w:bookmarkEnd w:id="39"/>
      <w:r>
        <w:t xml:space="preserve"> </w:t>
      </w:r>
    </w:p>
    <w:p w:rsidR="001C1767" w:rsidRDefault="00F12116" w:rsidP="00F12116">
      <w:pPr>
        <w:pStyle w:val="BodyText"/>
        <w:rPr>
          <w:lang w:val="en-US" w:eastAsia="en-GB"/>
        </w:rPr>
      </w:pPr>
      <w:r>
        <w:rPr>
          <w:lang w:val="en-US" w:eastAsia="en-GB"/>
        </w:rPr>
        <w:t xml:space="preserve">Run the </w:t>
      </w:r>
      <w:r w:rsidRPr="00F12116">
        <w:rPr>
          <w:lang w:val="en-US" w:eastAsia="en-GB"/>
        </w:rPr>
        <w:t>SQLEXPRADV_x86_ENU.exe</w:t>
      </w:r>
      <w:r>
        <w:rPr>
          <w:lang w:val="en-US" w:eastAsia="en-GB"/>
        </w:rPr>
        <w:t xml:space="preserve">, this will run Microsoft SQL Server 2008 R2 setup (common to all versions of Microsoft SQL Server 2008 R2) where you can configure a new </w:t>
      </w:r>
      <w:r>
        <w:rPr>
          <w:i/>
          <w:lang w:val="en-US" w:eastAsia="en-GB"/>
        </w:rPr>
        <w:t>instance</w:t>
      </w:r>
      <w:r>
        <w:rPr>
          <w:lang w:val="en-US" w:eastAsia="en-GB"/>
        </w:rPr>
        <w:t xml:space="preserve"> of SQL Server.  When connecting to SQL Server the name of the server is </w:t>
      </w:r>
      <w:r w:rsidR="00ED0314">
        <w:rPr>
          <w:lang w:val="en-US" w:eastAsia="en-GB"/>
        </w:rPr>
        <w:t xml:space="preserve">usually given </w:t>
      </w:r>
      <w:r>
        <w:rPr>
          <w:lang w:val="en-US" w:eastAsia="en-GB"/>
        </w:rPr>
        <w:t xml:space="preserve">in the format </w:t>
      </w:r>
      <w:r w:rsidRPr="00F12116">
        <w:rPr>
          <w:b/>
          <w:lang w:val="en-US" w:eastAsia="en-GB"/>
        </w:rPr>
        <w:t>&lt;machineName&gt;\&lt;instanceName&gt;</w:t>
      </w:r>
      <w:r>
        <w:rPr>
          <w:lang w:val="en-US" w:eastAsia="en-GB"/>
        </w:rPr>
        <w:t>.</w:t>
      </w:r>
      <w:r w:rsidR="001C1767">
        <w:rPr>
          <w:lang w:val="en-US" w:eastAsia="en-GB"/>
        </w:rPr>
        <w:t xml:space="preserve">  </w:t>
      </w:r>
    </w:p>
    <w:p w:rsidR="001C1767" w:rsidRDefault="001C1767" w:rsidP="00F12116">
      <w:pPr>
        <w:pStyle w:val="BodyText"/>
        <w:rPr>
          <w:lang w:val="en-US" w:eastAsia="en-GB"/>
        </w:rPr>
      </w:pPr>
    </w:p>
    <w:p w:rsidR="00B57AB6" w:rsidRDefault="001C1767" w:rsidP="00F12116">
      <w:pPr>
        <w:pStyle w:val="BodyText"/>
        <w:rPr>
          <w:lang w:val="en-US" w:eastAsia="en-GB"/>
        </w:rPr>
      </w:pPr>
      <w:r>
        <w:rPr>
          <w:lang w:val="en-US" w:eastAsia="en-GB"/>
        </w:rPr>
        <w:t>SQL Server runs as a set of Windows Services, running all the time in the background.  Reporting Services also runs as a Windows Services providing two ‘web sites’, a web service used by the Report Designer application and a reporting manager URL for end users to access reports via a web browser.</w:t>
      </w:r>
    </w:p>
    <w:p w:rsidR="00BA2A17" w:rsidRDefault="00BA2A17" w:rsidP="00D002D9">
      <w:pPr>
        <w:pStyle w:val="BodyText"/>
        <w:jc w:val="center"/>
        <w:rPr>
          <w:lang w:val="en-US" w:eastAsia="en-GB"/>
        </w:rPr>
      </w:pPr>
      <w:r>
        <w:rPr>
          <w:noProof/>
          <w:lang w:eastAsia="en-GB"/>
        </w:rPr>
        <w:drawing>
          <wp:inline distT="0" distB="0" distL="0" distR="0" wp14:anchorId="09648462" wp14:editId="703752F4">
            <wp:extent cx="3924300" cy="3038475"/>
            <wp:effectExtent l="190500" t="190500" r="190500" b="2000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24300" cy="3038475"/>
                    </a:xfrm>
                    <a:prstGeom prst="rect">
                      <a:avLst/>
                    </a:prstGeom>
                    <a:ln>
                      <a:noFill/>
                    </a:ln>
                    <a:effectLst>
                      <a:outerShdw blurRad="190500" algn="tl" rotWithShape="0">
                        <a:srgbClr val="000000">
                          <a:alpha val="70000"/>
                        </a:srgbClr>
                      </a:outerShdw>
                    </a:effectLst>
                  </pic:spPr>
                </pic:pic>
              </a:graphicData>
            </a:graphic>
          </wp:inline>
        </w:drawing>
      </w:r>
    </w:p>
    <w:p w:rsidR="00BA2A17" w:rsidRDefault="00BA2A17" w:rsidP="00B57AB6">
      <w:pPr>
        <w:pStyle w:val="BodyText"/>
        <w:jc w:val="center"/>
        <w:rPr>
          <w:lang w:val="en-US" w:eastAsia="en-GB"/>
        </w:rPr>
      </w:pPr>
      <w:r>
        <w:rPr>
          <w:noProof/>
          <w:lang w:eastAsia="en-GB"/>
        </w:rPr>
        <w:drawing>
          <wp:inline distT="0" distB="0" distL="0" distR="0" wp14:anchorId="0FA13CA6" wp14:editId="1FD1DE75">
            <wp:extent cx="3276600" cy="1362075"/>
            <wp:effectExtent l="190500" t="190500" r="190500" b="2000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76600" cy="1362075"/>
                    </a:xfrm>
                    <a:prstGeom prst="rect">
                      <a:avLst/>
                    </a:prstGeom>
                    <a:ln>
                      <a:noFill/>
                    </a:ln>
                    <a:effectLst>
                      <a:outerShdw blurRad="190500" algn="tl" rotWithShape="0">
                        <a:srgbClr val="000000">
                          <a:alpha val="70000"/>
                        </a:srgbClr>
                      </a:outerShdw>
                    </a:effectLst>
                  </pic:spPr>
                </pic:pic>
              </a:graphicData>
            </a:graphic>
          </wp:inline>
        </w:drawing>
      </w:r>
    </w:p>
    <w:p w:rsidR="005D45B8" w:rsidRDefault="005D45B8">
      <w:pPr>
        <w:rPr>
          <w:lang w:val="en-US"/>
        </w:rPr>
      </w:pPr>
      <w:r>
        <w:rPr>
          <w:lang w:val="en-US"/>
        </w:rPr>
        <w:br w:type="page"/>
      </w:r>
    </w:p>
    <w:p w:rsidR="00BA2A17" w:rsidRDefault="005D45B8" w:rsidP="00F12116">
      <w:pPr>
        <w:pStyle w:val="BodyText"/>
        <w:rPr>
          <w:lang w:val="en-US" w:eastAsia="en-GB"/>
        </w:rPr>
      </w:pPr>
      <w:r>
        <w:rPr>
          <w:lang w:val="en-US" w:eastAsia="en-GB"/>
        </w:rPr>
        <w:lastRenderedPageBreak/>
        <w:t xml:space="preserve">Select </w:t>
      </w:r>
      <w:r w:rsidRPr="00FE638F">
        <w:rPr>
          <w:i/>
          <w:lang w:val="en-US" w:eastAsia="en-GB"/>
        </w:rPr>
        <w:t>New installation or add features to a</w:t>
      </w:r>
      <w:r>
        <w:rPr>
          <w:i/>
          <w:lang w:val="en-US" w:eastAsia="en-GB"/>
        </w:rPr>
        <w:t xml:space="preserve">n existing installation, </w:t>
      </w:r>
      <w:r>
        <w:rPr>
          <w:lang w:val="en-US" w:eastAsia="en-GB"/>
        </w:rPr>
        <w:t xml:space="preserve">accept the license terms and click </w:t>
      </w:r>
      <w:r>
        <w:rPr>
          <w:i/>
          <w:lang w:val="en-US" w:eastAsia="en-GB"/>
        </w:rPr>
        <w:t>Next</w:t>
      </w:r>
      <w:r>
        <w:rPr>
          <w:lang w:val="en-US" w:eastAsia="en-GB"/>
        </w:rPr>
        <w:t xml:space="preserve">.  The installation will then configure the </w:t>
      </w:r>
      <w:r>
        <w:rPr>
          <w:i/>
          <w:lang w:val="en-US" w:eastAsia="en-GB"/>
        </w:rPr>
        <w:t>Setup Support Files</w:t>
      </w:r>
      <w:r>
        <w:rPr>
          <w:lang w:val="en-US" w:eastAsia="en-GB"/>
        </w:rPr>
        <w:t xml:space="preserve">.  If all the pre-requisites have been installed properly it should progress to the next step. </w:t>
      </w:r>
    </w:p>
    <w:p w:rsidR="00BA2A17" w:rsidRDefault="00FE638F" w:rsidP="00052EB4">
      <w:pPr>
        <w:pStyle w:val="BodyText"/>
        <w:jc w:val="center"/>
        <w:rPr>
          <w:lang w:val="en-US" w:eastAsia="en-GB"/>
        </w:rPr>
      </w:pPr>
      <w:r>
        <w:rPr>
          <w:noProof/>
          <w:lang w:eastAsia="en-GB"/>
        </w:rPr>
        <w:drawing>
          <wp:inline distT="0" distB="0" distL="0" distR="0" wp14:anchorId="1D4048FD" wp14:editId="245639AC">
            <wp:extent cx="5943600" cy="4459605"/>
            <wp:effectExtent l="190500" t="190500" r="190500" b="1885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459605"/>
                    </a:xfrm>
                    <a:prstGeom prst="rect">
                      <a:avLst/>
                    </a:prstGeom>
                    <a:ln>
                      <a:noFill/>
                    </a:ln>
                    <a:effectLst>
                      <a:outerShdw blurRad="190500" algn="tl" rotWithShape="0">
                        <a:srgbClr val="000000">
                          <a:alpha val="70000"/>
                        </a:srgbClr>
                      </a:outerShdw>
                    </a:effectLst>
                  </pic:spPr>
                </pic:pic>
              </a:graphicData>
            </a:graphic>
          </wp:inline>
        </w:drawing>
      </w:r>
    </w:p>
    <w:p w:rsidR="00FE638F" w:rsidRDefault="00FE638F" w:rsidP="00F12116">
      <w:pPr>
        <w:pStyle w:val="BodyText"/>
        <w:rPr>
          <w:lang w:val="en-US" w:eastAsia="en-GB"/>
        </w:rPr>
      </w:pPr>
    </w:p>
    <w:p w:rsidR="00B57AB6" w:rsidRDefault="00B57AB6" w:rsidP="00F12116">
      <w:pPr>
        <w:pStyle w:val="BodyText"/>
        <w:rPr>
          <w:lang w:val="en-US" w:eastAsia="en-GB"/>
        </w:rPr>
      </w:pPr>
    </w:p>
    <w:p w:rsidR="00B57AB6" w:rsidRDefault="00B57AB6">
      <w:pPr>
        <w:rPr>
          <w:lang w:val="en-US"/>
        </w:rPr>
      </w:pPr>
      <w:r>
        <w:rPr>
          <w:lang w:val="en-US"/>
        </w:rPr>
        <w:br w:type="page"/>
      </w:r>
    </w:p>
    <w:p w:rsidR="00B57AB6" w:rsidRDefault="00B57AB6" w:rsidP="00F12116">
      <w:pPr>
        <w:pStyle w:val="BodyText"/>
        <w:rPr>
          <w:lang w:val="en-US" w:eastAsia="en-GB"/>
        </w:rPr>
      </w:pPr>
      <w:r>
        <w:rPr>
          <w:lang w:val="en-US" w:eastAsia="en-GB"/>
        </w:rPr>
        <w:lastRenderedPageBreak/>
        <w:t xml:space="preserve">Select all options (highlighted by default), and click </w:t>
      </w:r>
      <w:r w:rsidR="00F9595F" w:rsidRPr="00F9595F">
        <w:rPr>
          <w:i/>
          <w:lang w:val="en-US" w:eastAsia="en-GB"/>
        </w:rPr>
        <w:t>Next</w:t>
      </w:r>
      <w:r>
        <w:rPr>
          <w:lang w:val="en-US" w:eastAsia="en-GB"/>
        </w:rPr>
        <w:t>,</w:t>
      </w:r>
    </w:p>
    <w:p w:rsidR="00AE3BCB" w:rsidRDefault="00B57AB6" w:rsidP="00092229">
      <w:pPr>
        <w:pStyle w:val="BodyText"/>
        <w:jc w:val="center"/>
      </w:pPr>
      <w:r>
        <w:rPr>
          <w:noProof/>
          <w:lang w:eastAsia="en-GB"/>
        </w:rPr>
        <w:drawing>
          <wp:inline distT="0" distB="0" distL="0" distR="0" wp14:anchorId="4F752AB0" wp14:editId="5CF3751B">
            <wp:extent cx="5667375" cy="4752975"/>
            <wp:effectExtent l="190500" t="190500" r="200025" b="2000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67375" cy="4752975"/>
                    </a:xfrm>
                    <a:prstGeom prst="rect">
                      <a:avLst/>
                    </a:prstGeom>
                    <a:ln>
                      <a:noFill/>
                    </a:ln>
                    <a:effectLst>
                      <a:outerShdw blurRad="190500" algn="tl" rotWithShape="0">
                        <a:srgbClr val="000000">
                          <a:alpha val="70000"/>
                        </a:srgbClr>
                      </a:outerShdw>
                    </a:effectLst>
                  </pic:spPr>
                </pic:pic>
              </a:graphicData>
            </a:graphic>
          </wp:inline>
        </w:drawing>
      </w:r>
    </w:p>
    <w:p w:rsidR="00052EB4" w:rsidRDefault="00052EB4" w:rsidP="00052EB4">
      <w:r>
        <w:t xml:space="preserve">Leave the default instance name as </w:t>
      </w:r>
      <w:r>
        <w:rPr>
          <w:i/>
        </w:rPr>
        <w:t>SQLExpress</w:t>
      </w:r>
      <w:r>
        <w:t xml:space="preserve"> with the default paths,</w:t>
      </w:r>
      <w:r w:rsidR="00AE3BCB">
        <w:t xml:space="preserve"> then click </w:t>
      </w:r>
      <w:r w:rsidR="00AE3BCB">
        <w:rPr>
          <w:i/>
        </w:rPr>
        <w:t>Next</w:t>
      </w:r>
      <w:r w:rsidR="00AE3BCB">
        <w:t>,</w:t>
      </w:r>
    </w:p>
    <w:p w:rsidR="00052EB4" w:rsidRPr="00052EB4" w:rsidRDefault="00052EB4" w:rsidP="00052EB4">
      <w:pPr>
        <w:jc w:val="center"/>
      </w:pPr>
      <w:r>
        <w:rPr>
          <w:noProof/>
        </w:rPr>
        <w:drawing>
          <wp:inline distT="0" distB="0" distL="0" distR="0" wp14:anchorId="49010809" wp14:editId="1A40334A">
            <wp:extent cx="5534025" cy="1428750"/>
            <wp:effectExtent l="190500" t="190500" r="200025" b="1905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34025" cy="1428750"/>
                    </a:xfrm>
                    <a:prstGeom prst="rect">
                      <a:avLst/>
                    </a:prstGeom>
                    <a:ln>
                      <a:noFill/>
                    </a:ln>
                    <a:effectLst>
                      <a:outerShdw blurRad="190500" algn="tl" rotWithShape="0">
                        <a:srgbClr val="000000">
                          <a:alpha val="70000"/>
                        </a:srgbClr>
                      </a:outerShdw>
                    </a:effectLst>
                  </pic:spPr>
                </pic:pic>
              </a:graphicData>
            </a:graphic>
          </wp:inline>
        </w:drawing>
      </w:r>
    </w:p>
    <w:p w:rsidR="00D23D8E" w:rsidRDefault="00D23D8E">
      <w:r>
        <w:br w:type="page"/>
      </w:r>
    </w:p>
    <w:p w:rsidR="00D23D8E" w:rsidRDefault="00D23D8E" w:rsidP="00D23D8E">
      <w:r>
        <w:lastRenderedPageBreak/>
        <w:t xml:space="preserve">For running the SQL Server services, set the </w:t>
      </w:r>
      <w:r>
        <w:rPr>
          <w:i/>
        </w:rPr>
        <w:t>Account Name</w:t>
      </w:r>
      <w:r>
        <w:t xml:space="preserve">, to </w:t>
      </w:r>
      <w:r w:rsidRPr="00D23D8E">
        <w:rPr>
          <w:i/>
        </w:rPr>
        <w:t>NT_AUTHORITY\NETWORK_SERVICE</w:t>
      </w:r>
      <w:r>
        <w:t xml:space="preserve">  (no password required) for all three services where the account name is are blank, then click </w:t>
      </w:r>
      <w:r>
        <w:rPr>
          <w:i/>
        </w:rPr>
        <w:t>Next</w:t>
      </w:r>
      <w:r>
        <w:t>,</w:t>
      </w:r>
    </w:p>
    <w:p w:rsidR="00612C74" w:rsidRDefault="00D23D8E" w:rsidP="00092229">
      <w:pPr>
        <w:jc w:val="center"/>
      </w:pPr>
      <w:r>
        <w:rPr>
          <w:noProof/>
        </w:rPr>
        <w:drawing>
          <wp:inline distT="0" distB="0" distL="0" distR="0" wp14:anchorId="678C9CAA" wp14:editId="18632211">
            <wp:extent cx="5505450" cy="2247900"/>
            <wp:effectExtent l="190500" t="190500" r="19050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05450" cy="2247900"/>
                    </a:xfrm>
                    <a:prstGeom prst="rect">
                      <a:avLst/>
                    </a:prstGeom>
                    <a:ln>
                      <a:noFill/>
                    </a:ln>
                    <a:effectLst>
                      <a:outerShdw blurRad="190500" algn="tl" rotWithShape="0">
                        <a:srgbClr val="000000">
                          <a:alpha val="70000"/>
                        </a:srgbClr>
                      </a:outerShdw>
                    </a:effectLst>
                  </pic:spPr>
                </pic:pic>
              </a:graphicData>
            </a:graphic>
          </wp:inline>
        </w:drawing>
      </w:r>
    </w:p>
    <w:p w:rsidR="00612C74" w:rsidRDefault="00612C74" w:rsidP="00D23D8E">
      <w:r>
        <w:t xml:space="preserve">Leave the security mode as </w:t>
      </w:r>
      <w:r>
        <w:rPr>
          <w:i/>
        </w:rPr>
        <w:t>Windows authentication mode</w:t>
      </w:r>
      <w:r>
        <w:t xml:space="preserve">, add any additional administration users, and then click on </w:t>
      </w:r>
      <w:r>
        <w:rPr>
          <w:i/>
        </w:rPr>
        <w:t>Next</w:t>
      </w:r>
      <w:r>
        <w:t>,</w:t>
      </w:r>
    </w:p>
    <w:p w:rsidR="00612C74" w:rsidRDefault="00612C74" w:rsidP="00612C74">
      <w:pPr>
        <w:jc w:val="center"/>
      </w:pPr>
      <w:r>
        <w:rPr>
          <w:noProof/>
        </w:rPr>
        <w:drawing>
          <wp:inline distT="0" distB="0" distL="0" distR="0" wp14:anchorId="36AF77C9" wp14:editId="1EF43F31">
            <wp:extent cx="4143375" cy="4095750"/>
            <wp:effectExtent l="190500" t="190500" r="200025" b="1905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43375" cy="4095750"/>
                    </a:xfrm>
                    <a:prstGeom prst="rect">
                      <a:avLst/>
                    </a:prstGeom>
                    <a:ln>
                      <a:noFill/>
                    </a:ln>
                    <a:effectLst>
                      <a:outerShdw blurRad="190500" algn="tl" rotWithShape="0">
                        <a:srgbClr val="000000">
                          <a:alpha val="70000"/>
                        </a:srgbClr>
                      </a:outerShdw>
                    </a:effectLst>
                  </pic:spPr>
                </pic:pic>
              </a:graphicData>
            </a:graphic>
          </wp:inline>
        </w:drawing>
      </w:r>
    </w:p>
    <w:p w:rsidR="00A51C44" w:rsidRDefault="00A51C44" w:rsidP="00612C74">
      <w:pPr>
        <w:jc w:val="center"/>
      </w:pPr>
    </w:p>
    <w:p w:rsidR="00A51C44" w:rsidRDefault="00A51C44" w:rsidP="00A51C44"/>
    <w:p w:rsidR="00A51C44" w:rsidRDefault="00A51C44" w:rsidP="00A51C44"/>
    <w:p w:rsidR="00A51C44" w:rsidRDefault="00A51C44">
      <w:r>
        <w:br w:type="page"/>
      </w:r>
    </w:p>
    <w:p w:rsidR="00A51C44" w:rsidRPr="00A51C44" w:rsidRDefault="00A51C44" w:rsidP="00A51C44">
      <w:r>
        <w:lastRenderedPageBreak/>
        <w:t xml:space="preserve">Leave the next screen as </w:t>
      </w:r>
      <w:r>
        <w:rPr>
          <w:i/>
        </w:rPr>
        <w:t>Install the native mode default configuration</w:t>
      </w:r>
      <w:r>
        <w:t xml:space="preserve">, and click on </w:t>
      </w:r>
      <w:r>
        <w:rPr>
          <w:i/>
        </w:rPr>
        <w:t>Next,</w:t>
      </w:r>
      <w:r w:rsidR="005B0D0E">
        <w:t xml:space="preserve"> and then </w:t>
      </w:r>
      <w:r w:rsidR="005B0D0E">
        <w:rPr>
          <w:i/>
        </w:rPr>
        <w:t>Next</w:t>
      </w:r>
      <w:r w:rsidR="004A346F">
        <w:t xml:space="preserve"> again,</w:t>
      </w:r>
    </w:p>
    <w:p w:rsidR="00BA718C" w:rsidRDefault="00A51C44" w:rsidP="00A51C44">
      <w:r>
        <w:rPr>
          <w:noProof/>
        </w:rPr>
        <w:drawing>
          <wp:inline distT="0" distB="0" distL="0" distR="0" wp14:anchorId="7AF62065" wp14:editId="427ADB21">
            <wp:extent cx="5781675" cy="2505075"/>
            <wp:effectExtent l="190500" t="190500" r="200025" b="2000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81675" cy="2505075"/>
                    </a:xfrm>
                    <a:prstGeom prst="rect">
                      <a:avLst/>
                    </a:prstGeom>
                    <a:ln>
                      <a:noFill/>
                    </a:ln>
                    <a:effectLst>
                      <a:outerShdw blurRad="190500" algn="tl" rotWithShape="0">
                        <a:srgbClr val="000000">
                          <a:alpha val="70000"/>
                        </a:srgbClr>
                      </a:outerShdw>
                    </a:effectLst>
                  </pic:spPr>
                </pic:pic>
              </a:graphicData>
            </a:graphic>
          </wp:inline>
        </w:drawing>
      </w:r>
    </w:p>
    <w:p w:rsidR="0052611D" w:rsidRDefault="0052611D" w:rsidP="00A51C44">
      <w:r>
        <w:t xml:space="preserve">The installation will then </w:t>
      </w:r>
      <w:r w:rsidR="00BA718C">
        <w:t>begin</w:t>
      </w:r>
      <w:r>
        <w:t>,</w:t>
      </w:r>
    </w:p>
    <w:p w:rsidR="00AB3481" w:rsidRDefault="0052611D" w:rsidP="00092229">
      <w:r>
        <w:rPr>
          <w:noProof/>
        </w:rPr>
        <w:drawing>
          <wp:inline distT="0" distB="0" distL="0" distR="0" wp14:anchorId="43C40D71" wp14:editId="53447587">
            <wp:extent cx="5943600" cy="2858135"/>
            <wp:effectExtent l="190500" t="190500" r="190500" b="1898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858135"/>
                    </a:xfrm>
                    <a:prstGeom prst="rect">
                      <a:avLst/>
                    </a:prstGeom>
                    <a:ln>
                      <a:noFill/>
                    </a:ln>
                    <a:effectLst>
                      <a:outerShdw blurRad="190500" algn="tl" rotWithShape="0">
                        <a:srgbClr val="000000">
                          <a:alpha val="70000"/>
                        </a:srgbClr>
                      </a:outerShdw>
                    </a:effectLst>
                  </pic:spPr>
                </pic:pic>
              </a:graphicData>
            </a:graphic>
          </wp:inline>
        </w:drawing>
      </w:r>
      <w:r w:rsidR="00AB3481">
        <w:rPr>
          <w:noProof/>
        </w:rPr>
        <w:drawing>
          <wp:inline distT="0" distB="0" distL="0" distR="0" wp14:anchorId="143D9CEF" wp14:editId="1ABA3399">
            <wp:extent cx="5943600" cy="1591310"/>
            <wp:effectExtent l="190500" t="190500" r="190500" b="1993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591310"/>
                    </a:xfrm>
                    <a:prstGeom prst="rect">
                      <a:avLst/>
                    </a:prstGeom>
                    <a:ln>
                      <a:noFill/>
                    </a:ln>
                    <a:effectLst>
                      <a:outerShdw blurRad="190500" algn="tl" rotWithShape="0">
                        <a:srgbClr val="000000">
                          <a:alpha val="70000"/>
                        </a:srgbClr>
                      </a:outerShdw>
                    </a:effectLst>
                  </pic:spPr>
                </pic:pic>
              </a:graphicData>
            </a:graphic>
          </wp:inline>
        </w:drawing>
      </w:r>
    </w:p>
    <w:p w:rsidR="009E192D" w:rsidRPr="009E192D" w:rsidRDefault="009E192D" w:rsidP="009E192D">
      <w:r>
        <w:br w:type="page"/>
      </w:r>
      <w:r>
        <w:lastRenderedPageBreak/>
        <w:t xml:space="preserve">Successful installation, click on </w:t>
      </w:r>
      <w:r>
        <w:rPr>
          <w:i/>
        </w:rPr>
        <w:t>Close</w:t>
      </w:r>
      <w:r>
        <w:t xml:space="preserve"> and restart the system,</w:t>
      </w:r>
    </w:p>
    <w:p w:rsidR="009E192D" w:rsidRDefault="009E192D" w:rsidP="009E192D">
      <w:pPr>
        <w:jc w:val="center"/>
      </w:pPr>
      <w:r>
        <w:rPr>
          <w:noProof/>
        </w:rPr>
        <w:drawing>
          <wp:inline distT="0" distB="0" distL="0" distR="0" wp14:anchorId="1801C18A" wp14:editId="166A9983">
            <wp:extent cx="5943600" cy="2803525"/>
            <wp:effectExtent l="190500" t="190500" r="190500" b="1873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803525"/>
                    </a:xfrm>
                    <a:prstGeom prst="rect">
                      <a:avLst/>
                    </a:prstGeom>
                    <a:ln>
                      <a:noFill/>
                    </a:ln>
                    <a:effectLst>
                      <a:outerShdw blurRad="190500" algn="tl" rotWithShape="0">
                        <a:srgbClr val="000000">
                          <a:alpha val="70000"/>
                        </a:srgbClr>
                      </a:outerShdw>
                    </a:effectLst>
                  </pic:spPr>
                </pic:pic>
              </a:graphicData>
            </a:graphic>
          </wp:inline>
        </w:drawing>
      </w:r>
    </w:p>
    <w:p w:rsidR="00CB2435" w:rsidRDefault="00CB2435" w:rsidP="00CB2435">
      <w:pPr>
        <w:pStyle w:val="Heading3"/>
      </w:pPr>
      <w:r>
        <w:t>Configuration of SQL Server 2008 R2 Express</w:t>
      </w:r>
    </w:p>
    <w:p w:rsidR="00CB2435" w:rsidRDefault="00CB2435" w:rsidP="00CB2435">
      <w:pPr>
        <w:pStyle w:val="BodyText"/>
      </w:pPr>
      <w:r>
        <w:t>By default SQL Server 2008 R2 Express is installed in a highly secure configuration, so secure that the database will not be accessible outside of the machine on which it is installed.  To configure access to the database from other machines on the local network you need to run the SQL Server 2008 R2 configuration manager, Start Menu -&gt; All Programs,</w:t>
      </w:r>
    </w:p>
    <w:p w:rsidR="00CB2435" w:rsidRDefault="00CB2435" w:rsidP="00CB2435">
      <w:pPr>
        <w:pStyle w:val="BodyText"/>
      </w:pPr>
    </w:p>
    <w:p w:rsidR="00380D30" w:rsidRDefault="00CB2435" w:rsidP="00CB2435">
      <w:pPr>
        <w:pStyle w:val="BodyText"/>
      </w:pPr>
      <w:r>
        <w:tab/>
        <w:t xml:space="preserve">Microsoft SQL Server 2008 R2 -&gt; Configuration Tools -&gt; </w:t>
      </w:r>
      <w:r w:rsidRPr="00CB2435">
        <w:t>SQL Server Configuration Manager</w:t>
      </w:r>
    </w:p>
    <w:p w:rsidR="005A5177" w:rsidRDefault="00380D30" w:rsidP="00CB2435">
      <w:pPr>
        <w:pStyle w:val="BodyText"/>
      </w:pPr>
      <w:r>
        <w:rPr>
          <w:noProof/>
          <w:lang w:eastAsia="en-GB"/>
        </w:rPr>
        <w:drawing>
          <wp:inline distT="0" distB="0" distL="0" distR="0" wp14:anchorId="03BBF17F" wp14:editId="2A941914">
            <wp:extent cx="5943600" cy="942340"/>
            <wp:effectExtent l="190500" t="190500" r="190500" b="1816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942340"/>
                    </a:xfrm>
                    <a:prstGeom prst="rect">
                      <a:avLst/>
                    </a:prstGeom>
                    <a:ln>
                      <a:noFill/>
                    </a:ln>
                    <a:effectLst>
                      <a:outerShdw blurRad="190500" algn="tl" rotWithShape="0">
                        <a:srgbClr val="000000">
                          <a:alpha val="70000"/>
                        </a:srgbClr>
                      </a:outerShdw>
                    </a:effectLst>
                  </pic:spPr>
                </pic:pic>
              </a:graphicData>
            </a:graphic>
          </wp:inline>
        </w:drawing>
      </w:r>
    </w:p>
    <w:p w:rsidR="006C2437" w:rsidRDefault="005A5177" w:rsidP="00CB2435">
      <w:pPr>
        <w:pStyle w:val="BodyText"/>
      </w:pPr>
      <w:r>
        <w:t xml:space="preserve">Expand the </w:t>
      </w:r>
      <w:r w:rsidRPr="005A5177">
        <w:rPr>
          <w:i/>
        </w:rPr>
        <w:t>SQL Native Client 10.0 Configuration</w:t>
      </w:r>
      <w:r>
        <w:t xml:space="preserve"> section, and highlight </w:t>
      </w:r>
      <w:r w:rsidRPr="005A5177">
        <w:rPr>
          <w:i/>
        </w:rPr>
        <w:t>Protocols</w:t>
      </w:r>
      <w:r w:rsidR="00F5130B">
        <w:rPr>
          <w:i/>
        </w:rPr>
        <w:t xml:space="preserve"> for SQLEXPRESS</w:t>
      </w:r>
      <w:r>
        <w:t xml:space="preserve">, and then right click on </w:t>
      </w:r>
      <w:r w:rsidRPr="005A5177">
        <w:rPr>
          <w:i/>
        </w:rPr>
        <w:t>TCP/IP</w:t>
      </w:r>
      <w:r>
        <w:t xml:space="preserve"> and select </w:t>
      </w:r>
      <w:r>
        <w:rPr>
          <w:i/>
        </w:rPr>
        <w:t>Enable</w:t>
      </w:r>
      <w:r>
        <w:t xml:space="preserve">, and right click on </w:t>
      </w:r>
      <w:r>
        <w:rPr>
          <w:i/>
        </w:rPr>
        <w:t>Named Pipes</w:t>
      </w:r>
      <w:r>
        <w:t xml:space="preserve"> and select </w:t>
      </w:r>
      <w:r>
        <w:rPr>
          <w:i/>
        </w:rPr>
        <w:t xml:space="preserve">Enable. </w:t>
      </w:r>
      <w:r>
        <w:t>Restart the services (or the system) to apply the changes.</w:t>
      </w:r>
    </w:p>
    <w:p w:rsidR="006C2437" w:rsidRDefault="006C2437" w:rsidP="006C2437">
      <w:pPr>
        <w:pStyle w:val="BodyText"/>
        <w:jc w:val="center"/>
      </w:pPr>
      <w:r>
        <w:rPr>
          <w:noProof/>
          <w:lang w:eastAsia="en-GB"/>
        </w:rPr>
        <w:drawing>
          <wp:inline distT="0" distB="0" distL="0" distR="0" wp14:anchorId="6C5F88E5" wp14:editId="17EFE71D">
            <wp:extent cx="5191125" cy="1562100"/>
            <wp:effectExtent l="190500" t="190500" r="200025" b="1905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91125" cy="1562100"/>
                    </a:xfrm>
                    <a:prstGeom prst="rect">
                      <a:avLst/>
                    </a:prstGeom>
                    <a:ln>
                      <a:noFill/>
                    </a:ln>
                    <a:effectLst>
                      <a:outerShdw blurRad="190500" algn="tl" rotWithShape="0">
                        <a:srgbClr val="000000">
                          <a:alpha val="70000"/>
                        </a:srgbClr>
                      </a:outerShdw>
                    </a:effectLst>
                  </pic:spPr>
                </pic:pic>
              </a:graphicData>
            </a:graphic>
          </wp:inline>
        </w:drawing>
      </w:r>
    </w:p>
    <w:p w:rsidR="00A314CF" w:rsidRPr="005A5177" w:rsidRDefault="00A314CF" w:rsidP="00A314CF">
      <w:pPr>
        <w:pStyle w:val="BodyText"/>
      </w:pPr>
      <w:r>
        <w:t>The SQL Server 2008 R2 Express installation is now ready to have the data migration tool run across it to import the database into a database.</w:t>
      </w:r>
    </w:p>
    <w:p w:rsidR="00892FBB" w:rsidRDefault="00892FBB">
      <w:pPr>
        <w:rPr>
          <w:rFonts w:cs="Arial"/>
          <w:b/>
          <w:bCs/>
          <w:color w:val="993300"/>
          <w:sz w:val="20"/>
          <w:lang w:eastAsia="en-US"/>
        </w:rPr>
      </w:pPr>
      <w:r>
        <w:br w:type="page"/>
      </w:r>
    </w:p>
    <w:p w:rsidR="00CB2435" w:rsidRDefault="00CB2435" w:rsidP="00CB2435">
      <w:pPr>
        <w:pStyle w:val="Heading3"/>
      </w:pPr>
      <w:r>
        <w:lastRenderedPageBreak/>
        <w:t>Configuration of Reporting Services</w:t>
      </w:r>
    </w:p>
    <w:p w:rsidR="00CB2435" w:rsidRDefault="00CB2435" w:rsidP="00CB2435">
      <w:pPr>
        <w:pStyle w:val="BodyText"/>
      </w:pPr>
      <w:r>
        <w:t>Once SQL Server 2008 R2 Express has been installed you can configure reporting services, Start Menu -&gt; All Programs,</w:t>
      </w:r>
    </w:p>
    <w:p w:rsidR="00CB2435" w:rsidRDefault="00CB2435" w:rsidP="00CB2435">
      <w:pPr>
        <w:pStyle w:val="BodyText"/>
      </w:pPr>
    </w:p>
    <w:p w:rsidR="00186ACF" w:rsidRDefault="00CB2435" w:rsidP="00CB2435">
      <w:pPr>
        <w:pStyle w:val="BodyText"/>
      </w:pPr>
      <w:r>
        <w:tab/>
        <w:t xml:space="preserve">Microsoft SQL Server 2008 R2 -&gt; Configuration Tools -&gt; </w:t>
      </w:r>
      <w:r w:rsidRPr="00CB2435">
        <w:t>Reporting Services Configuration Manager</w:t>
      </w:r>
    </w:p>
    <w:p w:rsidR="005708B0" w:rsidRDefault="00186ACF" w:rsidP="00186ACF">
      <w:pPr>
        <w:pStyle w:val="BodyText"/>
        <w:jc w:val="center"/>
      </w:pPr>
      <w:r>
        <w:rPr>
          <w:noProof/>
          <w:lang w:eastAsia="en-GB"/>
        </w:rPr>
        <w:drawing>
          <wp:inline distT="0" distB="0" distL="0" distR="0" wp14:anchorId="513EA629" wp14:editId="6B795858">
            <wp:extent cx="5943600" cy="1065530"/>
            <wp:effectExtent l="190500" t="190500" r="190500" b="1917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065530"/>
                    </a:xfrm>
                    <a:prstGeom prst="rect">
                      <a:avLst/>
                    </a:prstGeom>
                    <a:ln>
                      <a:noFill/>
                    </a:ln>
                    <a:effectLst>
                      <a:outerShdw blurRad="190500" algn="tl" rotWithShape="0">
                        <a:srgbClr val="000000">
                          <a:alpha val="70000"/>
                        </a:srgbClr>
                      </a:outerShdw>
                    </a:effectLst>
                  </pic:spPr>
                </pic:pic>
              </a:graphicData>
            </a:graphic>
          </wp:inline>
        </w:drawing>
      </w:r>
    </w:p>
    <w:p w:rsidR="00186ACF" w:rsidRDefault="005708B0" w:rsidP="00CB2435">
      <w:pPr>
        <w:pStyle w:val="BodyText"/>
      </w:pPr>
      <w:r>
        <w:t xml:space="preserve">When this first starts you need to provide a </w:t>
      </w:r>
      <w:r w:rsidRPr="005708B0">
        <w:rPr>
          <w:i/>
        </w:rPr>
        <w:t>Server Name</w:t>
      </w:r>
      <w:r>
        <w:t xml:space="preserve"> (the machine name) and the </w:t>
      </w:r>
      <w:r w:rsidRPr="005708B0">
        <w:rPr>
          <w:i/>
        </w:rPr>
        <w:t>Instance Name</w:t>
      </w:r>
      <w:r>
        <w:t xml:space="preserve"> (the one we configured during installation, </w:t>
      </w:r>
      <w:r w:rsidR="009371A1" w:rsidRPr="00186ACF">
        <w:rPr>
          <w:i/>
        </w:rPr>
        <w:t>SQLExpress</w:t>
      </w:r>
      <w:r>
        <w:t>)</w:t>
      </w:r>
    </w:p>
    <w:p w:rsidR="00186ACF" w:rsidRDefault="00186ACF" w:rsidP="00186ACF">
      <w:pPr>
        <w:pStyle w:val="BodyText"/>
        <w:jc w:val="center"/>
      </w:pPr>
      <w:r>
        <w:rPr>
          <w:noProof/>
          <w:lang w:eastAsia="en-GB"/>
        </w:rPr>
        <w:drawing>
          <wp:inline distT="0" distB="0" distL="0" distR="0" wp14:anchorId="72E175E9" wp14:editId="0AC2897B">
            <wp:extent cx="5057775" cy="3019425"/>
            <wp:effectExtent l="190500" t="190500" r="200025" b="2000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57775" cy="3019425"/>
                    </a:xfrm>
                    <a:prstGeom prst="rect">
                      <a:avLst/>
                    </a:prstGeom>
                    <a:ln>
                      <a:noFill/>
                    </a:ln>
                    <a:effectLst>
                      <a:outerShdw blurRad="190500" algn="tl" rotWithShape="0">
                        <a:srgbClr val="000000">
                          <a:alpha val="70000"/>
                        </a:srgbClr>
                      </a:outerShdw>
                    </a:effectLst>
                  </pic:spPr>
                </pic:pic>
              </a:graphicData>
            </a:graphic>
          </wp:inline>
        </w:drawing>
      </w:r>
    </w:p>
    <w:p w:rsidR="001E0C3E" w:rsidRDefault="001E0C3E" w:rsidP="00CB2435">
      <w:pPr>
        <w:pStyle w:val="BodyText"/>
      </w:pPr>
    </w:p>
    <w:p w:rsidR="00181E5A" w:rsidRDefault="00181E5A">
      <w:pPr>
        <w:rPr>
          <w:lang w:eastAsia="en-US"/>
        </w:rPr>
      </w:pPr>
      <w:r>
        <w:br w:type="page"/>
      </w:r>
    </w:p>
    <w:p w:rsidR="00181E5A" w:rsidRDefault="001E0C3E" w:rsidP="00CB2435">
      <w:pPr>
        <w:pStyle w:val="BodyText"/>
      </w:pPr>
      <w:r>
        <w:lastRenderedPageBreak/>
        <w:t>Once started you should be viewing a screen something like,</w:t>
      </w:r>
    </w:p>
    <w:p w:rsidR="00181E5A" w:rsidRDefault="00181E5A" w:rsidP="00181E5A">
      <w:pPr>
        <w:pStyle w:val="BodyText"/>
        <w:jc w:val="center"/>
      </w:pPr>
      <w:r>
        <w:rPr>
          <w:noProof/>
          <w:lang w:eastAsia="en-GB"/>
        </w:rPr>
        <w:drawing>
          <wp:inline distT="0" distB="0" distL="0" distR="0" wp14:anchorId="046B192E" wp14:editId="2E9A873C">
            <wp:extent cx="4934798" cy="3758565"/>
            <wp:effectExtent l="190500" t="190500" r="189865" b="1847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31760" cy="3756251"/>
                    </a:xfrm>
                    <a:prstGeom prst="rect">
                      <a:avLst/>
                    </a:prstGeom>
                    <a:ln>
                      <a:noFill/>
                    </a:ln>
                    <a:effectLst>
                      <a:outerShdw blurRad="190500" algn="tl" rotWithShape="0">
                        <a:srgbClr val="000000">
                          <a:alpha val="70000"/>
                        </a:srgbClr>
                      </a:outerShdw>
                    </a:effectLst>
                  </pic:spPr>
                </pic:pic>
              </a:graphicData>
            </a:graphic>
          </wp:inline>
        </w:drawing>
      </w:r>
    </w:p>
    <w:p w:rsidR="00B01C40" w:rsidRDefault="00B01C40" w:rsidP="002F6ACD">
      <w:pPr>
        <w:pStyle w:val="BodyText"/>
      </w:pPr>
      <w:r>
        <w:t xml:space="preserve">The first step is to set the </w:t>
      </w:r>
      <w:r w:rsidRPr="00B01C40">
        <w:rPr>
          <w:i/>
        </w:rPr>
        <w:t>Execution Account</w:t>
      </w:r>
      <w:r>
        <w:t xml:space="preserve"> under which the reporting services will access the SQL Server databases, configure this to be the administrator user you created earlier and click on </w:t>
      </w:r>
      <w:r>
        <w:rPr>
          <w:i/>
        </w:rPr>
        <w:t>Apply</w:t>
      </w:r>
      <w:r>
        <w:t>.</w:t>
      </w:r>
    </w:p>
    <w:p w:rsidR="002F6ACD" w:rsidRDefault="002F6ACD" w:rsidP="002F6ACD">
      <w:pPr>
        <w:pStyle w:val="BodyText"/>
      </w:pPr>
      <w:r>
        <w:rPr>
          <w:noProof/>
          <w:lang w:eastAsia="en-GB"/>
        </w:rPr>
        <w:drawing>
          <wp:inline distT="0" distB="0" distL="0" distR="0" wp14:anchorId="7BCEE84B" wp14:editId="345F7A80">
            <wp:extent cx="5943600" cy="2296795"/>
            <wp:effectExtent l="190500" t="190500" r="190500" b="1987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296795"/>
                    </a:xfrm>
                    <a:prstGeom prst="rect">
                      <a:avLst/>
                    </a:prstGeom>
                    <a:ln>
                      <a:noFill/>
                    </a:ln>
                    <a:effectLst>
                      <a:outerShdw blurRad="190500" algn="tl" rotWithShape="0">
                        <a:srgbClr val="000000">
                          <a:alpha val="70000"/>
                        </a:srgbClr>
                      </a:outerShdw>
                    </a:effectLst>
                  </pic:spPr>
                </pic:pic>
              </a:graphicData>
            </a:graphic>
          </wp:inline>
        </w:drawing>
      </w:r>
    </w:p>
    <w:p w:rsidR="00B01C40" w:rsidRDefault="00B01C40" w:rsidP="00CB2435">
      <w:pPr>
        <w:pStyle w:val="BodyText"/>
      </w:pPr>
    </w:p>
    <w:p w:rsidR="002F6ACD" w:rsidRDefault="002F6ACD">
      <w:pPr>
        <w:rPr>
          <w:lang w:eastAsia="en-US"/>
        </w:rPr>
      </w:pPr>
      <w:r>
        <w:br w:type="page"/>
      </w:r>
    </w:p>
    <w:p w:rsidR="00E237DB" w:rsidRDefault="00181E5A" w:rsidP="00CB2435">
      <w:pPr>
        <w:pStyle w:val="BodyText"/>
      </w:pPr>
      <w:r w:rsidRPr="00181E5A">
        <w:lastRenderedPageBreak/>
        <w:t>One of the options on the left hand menu is,</w:t>
      </w:r>
      <w:r>
        <w:rPr>
          <w:b/>
        </w:rPr>
        <w:t xml:space="preserve"> </w:t>
      </w:r>
      <w:r w:rsidR="001F752A">
        <w:rPr>
          <w:b/>
        </w:rPr>
        <w:t>Web Service URL</w:t>
      </w:r>
      <w:r w:rsidR="001F752A">
        <w:t xml:space="preserve"> (as used by the Report Designer)</w:t>
      </w:r>
      <w:r w:rsidR="002F6ACD">
        <w:t>, you should now be able to click on the URLs link to view the web service URL in Internet Explorer,</w:t>
      </w:r>
    </w:p>
    <w:p w:rsidR="00E237DB" w:rsidRDefault="00E237DB" w:rsidP="00E237DB">
      <w:pPr>
        <w:pStyle w:val="BodyText"/>
        <w:jc w:val="center"/>
      </w:pPr>
      <w:r>
        <w:rPr>
          <w:noProof/>
          <w:lang w:eastAsia="en-GB"/>
        </w:rPr>
        <w:drawing>
          <wp:inline distT="0" distB="0" distL="0" distR="0" wp14:anchorId="0C0F0D0D" wp14:editId="62D12092">
            <wp:extent cx="5943600" cy="1983105"/>
            <wp:effectExtent l="190500" t="190500" r="190500" b="1885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983105"/>
                    </a:xfrm>
                    <a:prstGeom prst="rect">
                      <a:avLst/>
                    </a:prstGeom>
                    <a:ln>
                      <a:noFill/>
                    </a:ln>
                    <a:effectLst>
                      <a:outerShdw blurRad="190500" algn="tl" rotWithShape="0">
                        <a:srgbClr val="000000">
                          <a:alpha val="70000"/>
                        </a:srgbClr>
                      </a:outerShdw>
                    </a:effectLst>
                  </pic:spPr>
                </pic:pic>
              </a:graphicData>
            </a:graphic>
          </wp:inline>
        </w:drawing>
      </w:r>
    </w:p>
    <w:p w:rsidR="00F24F0D" w:rsidRDefault="00F24F0D" w:rsidP="00F24F0D">
      <w:pPr>
        <w:pStyle w:val="BodyText"/>
      </w:pPr>
      <w:r>
        <w:t>This will prompt for a user name for access (it’s secure to prevent non authorised access, as this is how you manage reporting services), and you’ll then probably get a blank page in Internet Explorer,</w:t>
      </w:r>
    </w:p>
    <w:p w:rsidR="001F752A" w:rsidRDefault="00F24F0D" w:rsidP="00F24F0D">
      <w:pPr>
        <w:pStyle w:val="BodyText"/>
        <w:jc w:val="center"/>
      </w:pPr>
      <w:r>
        <w:rPr>
          <w:noProof/>
          <w:lang w:eastAsia="en-GB"/>
        </w:rPr>
        <w:drawing>
          <wp:inline distT="0" distB="0" distL="0" distR="0" wp14:anchorId="447F5F2A" wp14:editId="789C704A">
            <wp:extent cx="3238500" cy="2867025"/>
            <wp:effectExtent l="190500" t="190500" r="190500" b="2000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38500" cy="2867025"/>
                    </a:xfrm>
                    <a:prstGeom prst="rect">
                      <a:avLst/>
                    </a:prstGeom>
                    <a:ln>
                      <a:noFill/>
                    </a:ln>
                    <a:effectLst>
                      <a:outerShdw blurRad="190500" algn="tl" rotWithShape="0">
                        <a:srgbClr val="000000">
                          <a:alpha val="70000"/>
                        </a:srgbClr>
                      </a:outerShdw>
                    </a:effectLst>
                  </pic:spPr>
                </pic:pic>
              </a:graphicData>
            </a:graphic>
          </wp:inline>
        </w:drawing>
      </w:r>
    </w:p>
    <w:p w:rsidR="00C307DC" w:rsidRDefault="00C307DC" w:rsidP="002F6ACD">
      <w:r>
        <w:t>The reason this is useful is we can copy the URL from Internet Explorer as required by the Report Designer later,</w:t>
      </w:r>
    </w:p>
    <w:p w:rsidR="00C307DC" w:rsidRDefault="00C307DC" w:rsidP="00C307DC">
      <w:pPr>
        <w:jc w:val="center"/>
      </w:pPr>
      <w:r>
        <w:rPr>
          <w:noProof/>
        </w:rPr>
        <w:drawing>
          <wp:inline distT="0" distB="0" distL="0" distR="0" wp14:anchorId="136E3E7C" wp14:editId="05233295">
            <wp:extent cx="4010025" cy="1466850"/>
            <wp:effectExtent l="190500" t="190500" r="200025" b="1905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10025" cy="1466850"/>
                    </a:xfrm>
                    <a:prstGeom prst="rect">
                      <a:avLst/>
                    </a:prstGeom>
                    <a:ln>
                      <a:noFill/>
                    </a:ln>
                    <a:effectLst>
                      <a:outerShdw blurRad="190500" algn="tl" rotWithShape="0">
                        <a:srgbClr val="000000">
                          <a:alpha val="70000"/>
                        </a:srgbClr>
                      </a:outerShdw>
                    </a:effectLst>
                  </pic:spPr>
                </pic:pic>
              </a:graphicData>
            </a:graphic>
          </wp:inline>
        </w:drawing>
      </w:r>
    </w:p>
    <w:p w:rsidR="002F6ACD" w:rsidRDefault="002F6ACD" w:rsidP="002F6ACD"/>
    <w:p w:rsidR="00C307DC" w:rsidRDefault="00C307DC">
      <w:r>
        <w:br w:type="page"/>
      </w:r>
    </w:p>
    <w:p w:rsidR="001C1767" w:rsidRDefault="00181E5A" w:rsidP="00C307DC">
      <w:pPr>
        <w:rPr>
          <w:lang w:val="en-US"/>
        </w:rPr>
      </w:pPr>
      <w:r w:rsidRPr="00181E5A">
        <w:lastRenderedPageBreak/>
        <w:t>Another option on the left hand menu is,</w:t>
      </w:r>
      <w:r>
        <w:rPr>
          <w:b/>
        </w:rPr>
        <w:t xml:space="preserve"> </w:t>
      </w:r>
      <w:r w:rsidR="001F752A">
        <w:rPr>
          <w:b/>
        </w:rPr>
        <w:t>Report Manager URL</w:t>
      </w:r>
      <w:r w:rsidR="001F752A">
        <w:t xml:space="preserve"> (as used by end users to manage and view reports</w:t>
      </w:r>
      <w:r w:rsidR="00256B5F">
        <w:t>, works best in Internet Explorer</w:t>
      </w:r>
      <w:r w:rsidR="001F752A">
        <w:t>)</w:t>
      </w:r>
      <w:r w:rsidR="00C307DC" w:rsidRPr="00C307DC">
        <w:t xml:space="preserve"> </w:t>
      </w:r>
      <w:r w:rsidR="00C307DC">
        <w:t>, you should now be able to click on the URLs link to view the report manager URL in Internet Explorer,</w:t>
      </w:r>
    </w:p>
    <w:p w:rsidR="001C1767" w:rsidRDefault="00181E5A" w:rsidP="00181E5A">
      <w:pPr>
        <w:pStyle w:val="BodyText"/>
        <w:jc w:val="center"/>
        <w:rPr>
          <w:lang w:val="en-US" w:eastAsia="en-GB"/>
        </w:rPr>
      </w:pPr>
      <w:r>
        <w:rPr>
          <w:noProof/>
          <w:lang w:eastAsia="en-GB"/>
        </w:rPr>
        <w:drawing>
          <wp:inline distT="0" distB="0" distL="0" distR="0" wp14:anchorId="21D3E8EA" wp14:editId="31062B7F">
            <wp:extent cx="5943600" cy="1829435"/>
            <wp:effectExtent l="190500" t="190500" r="190500" b="1898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829435"/>
                    </a:xfrm>
                    <a:prstGeom prst="rect">
                      <a:avLst/>
                    </a:prstGeom>
                    <a:ln>
                      <a:noFill/>
                    </a:ln>
                    <a:effectLst>
                      <a:outerShdw blurRad="190500" algn="tl" rotWithShape="0">
                        <a:srgbClr val="000000">
                          <a:alpha val="70000"/>
                        </a:srgbClr>
                      </a:outerShdw>
                    </a:effectLst>
                  </pic:spPr>
                </pic:pic>
              </a:graphicData>
            </a:graphic>
          </wp:inline>
        </w:drawing>
      </w:r>
    </w:p>
    <w:p w:rsidR="00C307DC" w:rsidRDefault="00B838BA" w:rsidP="00C307DC">
      <w:pPr>
        <w:pStyle w:val="BodyText"/>
        <w:rPr>
          <w:lang w:val="en-US" w:eastAsia="en-GB"/>
        </w:rPr>
      </w:pPr>
      <w:r>
        <w:rPr>
          <w:lang w:val="en-US" w:eastAsia="en-GB"/>
        </w:rPr>
        <w:t>The first time you access a reporting server it may take some time to display the first page, and it will then be much faster for subsequent users. Eventually you will see the following screen,</w:t>
      </w:r>
    </w:p>
    <w:p w:rsidR="00B838BA" w:rsidRDefault="00B838BA" w:rsidP="00C307DC">
      <w:pPr>
        <w:pStyle w:val="BodyText"/>
        <w:rPr>
          <w:lang w:val="en-US" w:eastAsia="en-GB"/>
        </w:rPr>
      </w:pPr>
    </w:p>
    <w:p w:rsidR="00B838BA" w:rsidRDefault="00B838BA" w:rsidP="00B838BA">
      <w:pPr>
        <w:pStyle w:val="BodyText"/>
        <w:jc w:val="center"/>
        <w:rPr>
          <w:lang w:val="en-US" w:eastAsia="en-GB"/>
        </w:rPr>
      </w:pPr>
      <w:r>
        <w:rPr>
          <w:noProof/>
          <w:lang w:eastAsia="en-GB"/>
        </w:rPr>
        <w:drawing>
          <wp:inline distT="0" distB="0" distL="0" distR="0" wp14:anchorId="6B550076" wp14:editId="062C027C">
            <wp:extent cx="5943600" cy="1701165"/>
            <wp:effectExtent l="190500" t="190500" r="190500" b="1847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701165"/>
                    </a:xfrm>
                    <a:prstGeom prst="rect">
                      <a:avLst/>
                    </a:prstGeom>
                    <a:ln>
                      <a:noFill/>
                    </a:ln>
                    <a:effectLst>
                      <a:outerShdw blurRad="190500" algn="tl" rotWithShape="0">
                        <a:srgbClr val="000000">
                          <a:alpha val="70000"/>
                        </a:srgbClr>
                      </a:outerShdw>
                    </a:effectLst>
                  </pic:spPr>
                </pic:pic>
              </a:graphicData>
            </a:graphic>
          </wp:inline>
        </w:drawing>
      </w:r>
    </w:p>
    <w:p w:rsidR="00DA4475" w:rsidRDefault="00DA4475">
      <w:pPr>
        <w:rPr>
          <w:rFonts w:cs="Arial"/>
          <w:b/>
          <w:bCs/>
          <w:iCs/>
          <w:color w:val="993300"/>
          <w:sz w:val="24"/>
          <w:szCs w:val="24"/>
          <w:lang w:val="en-US"/>
        </w:rPr>
      </w:pPr>
      <w:r>
        <w:br w:type="page"/>
      </w:r>
    </w:p>
    <w:p w:rsidR="00626BB1" w:rsidRDefault="00626BB1" w:rsidP="00626BB1">
      <w:pPr>
        <w:pStyle w:val="Heading2"/>
      </w:pPr>
      <w:bookmarkStart w:id="40" w:name="_Toc307132945"/>
      <w:r>
        <w:lastRenderedPageBreak/>
        <w:t>Configuring the first data connection, and some folders</w:t>
      </w:r>
      <w:bookmarkEnd w:id="40"/>
    </w:p>
    <w:p w:rsidR="00BF77F0" w:rsidRPr="00DA4475" w:rsidRDefault="00626BB1" w:rsidP="00626BB1">
      <w:pPr>
        <w:pStyle w:val="BodyText"/>
        <w:rPr>
          <w:lang w:val="en-US" w:eastAsia="en-GB"/>
        </w:rPr>
      </w:pPr>
      <w:r>
        <w:rPr>
          <w:lang w:val="en-US" w:eastAsia="en-GB"/>
        </w:rPr>
        <w:t xml:space="preserve">As we have the Report Manager web site open in Internet Explorer we might </w:t>
      </w:r>
      <w:r w:rsidR="00BF77F0">
        <w:rPr>
          <w:lang w:val="en-US" w:eastAsia="en-GB"/>
        </w:rPr>
        <w:t xml:space="preserve">as well configure a few items, including the </w:t>
      </w:r>
      <w:r w:rsidR="006148F8">
        <w:rPr>
          <w:lang w:val="en-US" w:eastAsia="en-GB"/>
        </w:rPr>
        <w:t>database connection</w:t>
      </w:r>
      <w:r w:rsidR="00DA4475">
        <w:rPr>
          <w:lang w:val="en-US" w:eastAsia="en-GB"/>
        </w:rPr>
        <w:t xml:space="preserve"> used for reports.  Click on </w:t>
      </w:r>
      <w:r w:rsidR="00DA4475">
        <w:rPr>
          <w:i/>
          <w:lang w:val="en-US" w:eastAsia="en-GB"/>
        </w:rPr>
        <w:t>New Folder</w:t>
      </w:r>
      <w:r w:rsidR="00DA4475">
        <w:rPr>
          <w:lang w:val="en-US" w:eastAsia="en-GB"/>
        </w:rPr>
        <w:t xml:space="preserve">, and create a new folder called </w:t>
      </w:r>
      <w:r w:rsidR="00DA4475">
        <w:rPr>
          <w:i/>
          <w:lang w:val="en-US" w:eastAsia="en-GB"/>
        </w:rPr>
        <w:t>Database connections</w:t>
      </w:r>
      <w:r w:rsidR="00DA4475">
        <w:rPr>
          <w:lang w:val="en-US" w:eastAsia="en-GB"/>
        </w:rPr>
        <w:t xml:space="preserve"> and click on </w:t>
      </w:r>
      <w:r w:rsidR="00DA4475">
        <w:rPr>
          <w:i/>
          <w:lang w:val="en-US" w:eastAsia="en-GB"/>
        </w:rPr>
        <w:t>OK</w:t>
      </w:r>
      <w:r w:rsidR="00DA4475">
        <w:rPr>
          <w:lang w:val="en-US" w:eastAsia="en-GB"/>
        </w:rPr>
        <w:t>,</w:t>
      </w:r>
    </w:p>
    <w:p w:rsidR="00DA4475" w:rsidRDefault="00DA4475" w:rsidP="00626BB1">
      <w:pPr>
        <w:pStyle w:val="BodyText"/>
        <w:rPr>
          <w:lang w:val="en-US" w:eastAsia="en-GB"/>
        </w:rPr>
      </w:pPr>
    </w:p>
    <w:p w:rsidR="00DA4475" w:rsidRDefault="00DA4475" w:rsidP="00DA4475">
      <w:pPr>
        <w:pStyle w:val="BodyText"/>
        <w:jc w:val="center"/>
        <w:rPr>
          <w:lang w:val="en-US" w:eastAsia="en-GB"/>
        </w:rPr>
      </w:pPr>
      <w:r>
        <w:rPr>
          <w:noProof/>
          <w:lang w:eastAsia="en-GB"/>
        </w:rPr>
        <w:drawing>
          <wp:inline distT="0" distB="0" distL="0" distR="0" wp14:anchorId="6607F359" wp14:editId="5A0F7EAA">
            <wp:extent cx="3924300" cy="2990850"/>
            <wp:effectExtent l="190500" t="190500" r="190500" b="1905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24300" cy="2990850"/>
                    </a:xfrm>
                    <a:prstGeom prst="rect">
                      <a:avLst/>
                    </a:prstGeom>
                    <a:ln>
                      <a:noFill/>
                    </a:ln>
                    <a:effectLst>
                      <a:outerShdw blurRad="190500" algn="tl" rotWithShape="0">
                        <a:srgbClr val="000000">
                          <a:alpha val="70000"/>
                        </a:srgbClr>
                      </a:outerShdw>
                    </a:effectLst>
                  </pic:spPr>
                </pic:pic>
              </a:graphicData>
            </a:graphic>
          </wp:inline>
        </w:drawing>
      </w:r>
    </w:p>
    <w:p w:rsidR="00E02A58" w:rsidRPr="00DA4475" w:rsidRDefault="00E02A58" w:rsidP="00E02A58">
      <w:pPr>
        <w:pStyle w:val="BodyText"/>
        <w:rPr>
          <w:lang w:val="en-US" w:eastAsia="en-GB"/>
        </w:rPr>
      </w:pPr>
      <w:r>
        <w:rPr>
          <w:lang w:val="en-US" w:eastAsia="en-GB"/>
        </w:rPr>
        <w:t>You might also create a few more folders,</w:t>
      </w:r>
    </w:p>
    <w:p w:rsidR="00626BB1" w:rsidRDefault="00E02A58" w:rsidP="00E02A58">
      <w:pPr>
        <w:jc w:val="center"/>
        <w:rPr>
          <w:rFonts w:cs="Arial"/>
          <w:b/>
          <w:bCs/>
          <w:color w:val="993300"/>
          <w:kern w:val="32"/>
          <w:sz w:val="28"/>
          <w:szCs w:val="28"/>
          <w:lang w:val="en-US"/>
        </w:rPr>
      </w:pPr>
      <w:r>
        <w:rPr>
          <w:noProof/>
        </w:rPr>
        <w:drawing>
          <wp:inline distT="0" distB="0" distL="0" distR="0" wp14:anchorId="0CA556AE" wp14:editId="222AE414">
            <wp:extent cx="5943600" cy="1617980"/>
            <wp:effectExtent l="190500" t="190500" r="190500" b="1917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617980"/>
                    </a:xfrm>
                    <a:prstGeom prst="rect">
                      <a:avLst/>
                    </a:prstGeom>
                    <a:ln>
                      <a:noFill/>
                    </a:ln>
                    <a:effectLst>
                      <a:outerShdw blurRad="190500" algn="tl" rotWithShape="0">
                        <a:srgbClr val="000000">
                          <a:alpha val="70000"/>
                        </a:srgbClr>
                      </a:outerShdw>
                    </a:effectLst>
                  </pic:spPr>
                </pic:pic>
              </a:graphicData>
            </a:graphic>
          </wp:inline>
        </w:drawing>
      </w:r>
    </w:p>
    <w:p w:rsidR="0098282E" w:rsidRDefault="0098282E">
      <w:pPr>
        <w:rPr>
          <w:lang w:val="en-US"/>
        </w:rPr>
      </w:pPr>
      <w:r>
        <w:rPr>
          <w:lang w:val="en-US"/>
        </w:rPr>
        <w:br w:type="page"/>
      </w:r>
    </w:p>
    <w:p w:rsidR="0098282E" w:rsidRPr="00271CC5" w:rsidRDefault="00E02A58" w:rsidP="00E02A58">
      <w:pPr>
        <w:rPr>
          <w:lang w:val="en-US"/>
        </w:rPr>
      </w:pPr>
      <w:r>
        <w:rPr>
          <w:lang w:val="en-US"/>
        </w:rPr>
        <w:lastRenderedPageBreak/>
        <w:t xml:space="preserve">Click on the </w:t>
      </w:r>
      <w:r w:rsidRPr="00E02A58">
        <w:rPr>
          <w:i/>
          <w:lang w:val="en-US"/>
        </w:rPr>
        <w:t>Database connections</w:t>
      </w:r>
      <w:r w:rsidR="0098282E">
        <w:rPr>
          <w:lang w:val="en-US"/>
        </w:rPr>
        <w:t xml:space="preserve"> folder to open it and click on the </w:t>
      </w:r>
      <w:r w:rsidR="0098282E">
        <w:rPr>
          <w:i/>
          <w:lang w:val="en-US"/>
        </w:rPr>
        <w:t>New Data Source</w:t>
      </w:r>
      <w:r w:rsidR="0098282E">
        <w:rPr>
          <w:lang w:val="en-US"/>
        </w:rPr>
        <w:t xml:space="preserve"> option to create a new connection to the database. You will need to provide a database name (</w:t>
      </w:r>
      <w:r w:rsidR="0098282E">
        <w:rPr>
          <w:i/>
          <w:lang w:val="en-US"/>
        </w:rPr>
        <w:t>Initial Catalog</w:t>
      </w:r>
      <w:r w:rsidR="0098282E">
        <w:rPr>
          <w:lang w:val="en-US"/>
        </w:rPr>
        <w:t>) and a server/instance name (</w:t>
      </w:r>
      <w:r w:rsidR="0098282E">
        <w:rPr>
          <w:i/>
          <w:lang w:val="en-US"/>
        </w:rPr>
        <w:t>Data Source</w:t>
      </w:r>
      <w:r w:rsidR="0098282E">
        <w:rPr>
          <w:lang w:val="en-US"/>
        </w:rPr>
        <w:t xml:space="preserve">) in the </w:t>
      </w:r>
      <w:r w:rsidR="0098282E">
        <w:rPr>
          <w:i/>
          <w:lang w:val="en-US"/>
        </w:rPr>
        <w:t>Connection string</w:t>
      </w:r>
      <w:r w:rsidR="0098282E">
        <w:rPr>
          <w:lang w:val="en-US"/>
        </w:rPr>
        <w:t xml:space="preserve"> text area, and click on </w:t>
      </w:r>
      <w:r w:rsidR="0098282E">
        <w:rPr>
          <w:i/>
          <w:lang w:val="en-US"/>
        </w:rPr>
        <w:t>Windows Integrated Security</w:t>
      </w:r>
      <w:r w:rsidR="0098282E">
        <w:rPr>
          <w:lang w:val="en-US"/>
        </w:rPr>
        <w:t xml:space="preserve"> to provide access to the database</w:t>
      </w:r>
      <w:r w:rsidR="0098282E">
        <w:rPr>
          <w:i/>
          <w:lang w:val="en-US"/>
        </w:rPr>
        <w:t>.</w:t>
      </w:r>
      <w:r w:rsidR="0098282E">
        <w:rPr>
          <w:lang w:val="en-US"/>
        </w:rPr>
        <w:t xml:space="preserve">  Click on </w:t>
      </w:r>
      <w:r w:rsidR="0098282E">
        <w:rPr>
          <w:i/>
          <w:lang w:val="en-US"/>
        </w:rPr>
        <w:t>Test Connection</w:t>
      </w:r>
      <w:r w:rsidR="0098282E">
        <w:rPr>
          <w:lang w:val="en-US"/>
        </w:rPr>
        <w:t xml:space="preserve"> to ensure it is configured correctly.</w:t>
      </w:r>
      <w:r w:rsidR="00271CC5">
        <w:rPr>
          <w:lang w:val="en-US"/>
        </w:rPr>
        <w:t xml:space="preserve">  Then click on </w:t>
      </w:r>
      <w:r w:rsidR="00271CC5">
        <w:rPr>
          <w:i/>
          <w:lang w:val="en-US"/>
        </w:rPr>
        <w:t>OK</w:t>
      </w:r>
      <w:r w:rsidR="00271CC5">
        <w:rPr>
          <w:lang w:val="en-US"/>
        </w:rPr>
        <w:t xml:space="preserve"> to save the connection,</w:t>
      </w:r>
    </w:p>
    <w:p w:rsidR="0098282E" w:rsidRDefault="0098282E" w:rsidP="0098282E">
      <w:pPr>
        <w:jc w:val="center"/>
        <w:rPr>
          <w:lang w:val="en-US"/>
        </w:rPr>
      </w:pPr>
      <w:r>
        <w:rPr>
          <w:noProof/>
        </w:rPr>
        <w:drawing>
          <wp:inline distT="0" distB="0" distL="0" distR="0" wp14:anchorId="64191537" wp14:editId="5B60B73A">
            <wp:extent cx="5791200" cy="5381625"/>
            <wp:effectExtent l="190500" t="190500" r="190500" b="2000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91200" cy="5381625"/>
                    </a:xfrm>
                    <a:prstGeom prst="rect">
                      <a:avLst/>
                    </a:prstGeom>
                    <a:ln>
                      <a:noFill/>
                    </a:ln>
                    <a:effectLst>
                      <a:outerShdw blurRad="190500" algn="tl" rotWithShape="0">
                        <a:srgbClr val="000000">
                          <a:alpha val="70000"/>
                        </a:srgbClr>
                      </a:outerShdw>
                    </a:effectLst>
                  </pic:spPr>
                </pic:pic>
              </a:graphicData>
            </a:graphic>
          </wp:inline>
        </w:drawing>
      </w:r>
    </w:p>
    <w:p w:rsidR="003759BE" w:rsidRPr="0098282E" w:rsidRDefault="003759BE" w:rsidP="003759BE">
      <w:pPr>
        <w:rPr>
          <w:lang w:val="en-US"/>
        </w:rPr>
      </w:pPr>
      <w:r>
        <w:rPr>
          <w:lang w:val="en-US"/>
        </w:rPr>
        <w:t xml:space="preserve">Now we have a database connection configured in the Reporting Manager and some folders we can install the SQL Server 2008 R2 Report Builder 3.0 </w:t>
      </w:r>
    </w:p>
    <w:p w:rsidR="00E02A58" w:rsidRDefault="00E02A58" w:rsidP="00E02A58">
      <w:pPr>
        <w:jc w:val="center"/>
        <w:rPr>
          <w:rFonts w:cs="Arial"/>
          <w:b/>
          <w:bCs/>
          <w:color w:val="993300"/>
          <w:kern w:val="32"/>
          <w:sz w:val="28"/>
          <w:szCs w:val="28"/>
          <w:lang w:val="en-US"/>
        </w:rPr>
      </w:pPr>
    </w:p>
    <w:p w:rsidR="003759BE" w:rsidRDefault="003759BE">
      <w:pPr>
        <w:rPr>
          <w:rFonts w:cs="Arial"/>
          <w:b/>
          <w:bCs/>
          <w:color w:val="993300"/>
          <w:kern w:val="32"/>
          <w:sz w:val="28"/>
          <w:szCs w:val="28"/>
          <w:lang w:val="en-US"/>
        </w:rPr>
      </w:pPr>
      <w:r>
        <w:rPr>
          <w:lang w:val="en-US"/>
        </w:rPr>
        <w:br w:type="page"/>
      </w:r>
    </w:p>
    <w:p w:rsidR="001C1767" w:rsidRDefault="00592A14" w:rsidP="001C1767">
      <w:pPr>
        <w:pStyle w:val="Heading1"/>
        <w:rPr>
          <w:lang w:val="en-US"/>
        </w:rPr>
      </w:pPr>
      <w:bookmarkStart w:id="41" w:name="_Toc307132946"/>
      <w:r>
        <w:rPr>
          <w:lang w:val="en-US"/>
        </w:rPr>
        <w:lastRenderedPageBreak/>
        <w:t>Microsoft SQL Server</w:t>
      </w:r>
      <w:r w:rsidR="001C1767" w:rsidRPr="001C1767">
        <w:rPr>
          <w:lang w:val="en-US"/>
        </w:rPr>
        <w:t xml:space="preserve"> Report Builder </w:t>
      </w:r>
      <w:r>
        <w:rPr>
          <w:lang w:val="en-US"/>
        </w:rPr>
        <w:t>(</w:t>
      </w:r>
      <w:r w:rsidR="001C1767" w:rsidRPr="001C1767">
        <w:rPr>
          <w:lang w:val="en-US"/>
        </w:rPr>
        <w:t>3.0</w:t>
      </w:r>
      <w:r>
        <w:rPr>
          <w:lang w:val="en-US"/>
        </w:rPr>
        <w:t>)</w:t>
      </w:r>
      <w:bookmarkEnd w:id="41"/>
    </w:p>
    <w:p w:rsidR="001C1767" w:rsidRDefault="001C1767" w:rsidP="001C1767">
      <w:pPr>
        <w:pStyle w:val="BodyText"/>
        <w:rPr>
          <w:lang w:val="en-US" w:eastAsia="en-GB"/>
        </w:rPr>
      </w:pPr>
      <w:r>
        <w:rPr>
          <w:lang w:val="en-US" w:eastAsia="en-GB"/>
        </w:rPr>
        <w:t>Google, ‘</w:t>
      </w:r>
      <w:r w:rsidRPr="001C1767">
        <w:rPr>
          <w:lang w:val="en-US" w:eastAsia="en-GB"/>
        </w:rPr>
        <w:t>SQL Server 2008 R2 Report Builder 3.0</w:t>
      </w:r>
      <w:r>
        <w:rPr>
          <w:lang w:val="en-US" w:eastAsia="en-GB"/>
        </w:rPr>
        <w:t xml:space="preserve">’, and download the file, </w:t>
      </w:r>
      <w:r w:rsidRPr="001C1767">
        <w:rPr>
          <w:b/>
          <w:lang w:val="en-US" w:eastAsia="en-GB"/>
        </w:rPr>
        <w:t>1033\x86\ReportBuilder3.msi</w:t>
      </w:r>
      <w:r>
        <w:rPr>
          <w:lang w:val="en-US" w:eastAsia="en-GB"/>
        </w:rPr>
        <w:t xml:space="preserve"> (31.0Mb),</w:t>
      </w:r>
    </w:p>
    <w:p w:rsidR="001C1767" w:rsidRDefault="001C1767" w:rsidP="001C1767">
      <w:pPr>
        <w:pStyle w:val="BodyText"/>
        <w:rPr>
          <w:lang w:val="en-US" w:eastAsia="en-GB"/>
        </w:rPr>
      </w:pPr>
    </w:p>
    <w:p w:rsidR="001C1767" w:rsidRPr="001C1767" w:rsidRDefault="001C1767" w:rsidP="001C1767">
      <w:pPr>
        <w:pStyle w:val="BodyText"/>
        <w:rPr>
          <w:lang w:val="en-US" w:eastAsia="en-GB"/>
        </w:rPr>
      </w:pPr>
      <w:r>
        <w:rPr>
          <w:lang w:val="en-US" w:eastAsia="en-GB"/>
        </w:rPr>
        <w:tab/>
      </w:r>
      <w:hyperlink r:id="rId39" w:history="1">
        <w:r w:rsidRPr="00083111">
          <w:rPr>
            <w:rStyle w:val="Hyperlink"/>
            <w:lang w:val="en-US" w:eastAsia="en-GB"/>
          </w:rPr>
          <w:t>http://www.microsoft.com/download/en/details.aspx?displaylang=en&amp;id=6116</w:t>
        </w:r>
      </w:hyperlink>
      <w:r>
        <w:rPr>
          <w:lang w:val="en-US" w:eastAsia="en-GB"/>
        </w:rPr>
        <w:t xml:space="preserve"> </w:t>
      </w:r>
    </w:p>
    <w:p w:rsidR="00F12116" w:rsidRDefault="00F12116" w:rsidP="00F12116">
      <w:pPr>
        <w:pStyle w:val="BodyText"/>
        <w:rPr>
          <w:lang w:val="en-US" w:eastAsia="en-GB"/>
        </w:rPr>
      </w:pPr>
    </w:p>
    <w:p w:rsidR="00F12116" w:rsidRPr="00B22781" w:rsidRDefault="003759BE" w:rsidP="00F12116">
      <w:pPr>
        <w:pStyle w:val="BodyText"/>
        <w:rPr>
          <w:lang w:val="en-US" w:eastAsia="en-GB"/>
        </w:rPr>
      </w:pPr>
      <w:r>
        <w:rPr>
          <w:lang w:val="en-US" w:eastAsia="en-GB"/>
        </w:rPr>
        <w:t>When you run the MSI setup file you may receive the standard security warning,</w:t>
      </w:r>
      <w:r w:rsidR="00B22781">
        <w:rPr>
          <w:lang w:val="en-US" w:eastAsia="en-GB"/>
        </w:rPr>
        <w:t xml:space="preserve"> click </w:t>
      </w:r>
      <w:r w:rsidR="00B22781">
        <w:rPr>
          <w:i/>
          <w:lang w:val="en-US" w:eastAsia="en-GB"/>
        </w:rPr>
        <w:t>Run</w:t>
      </w:r>
      <w:r w:rsidR="00B22781">
        <w:rPr>
          <w:lang w:val="en-US" w:eastAsia="en-GB"/>
        </w:rPr>
        <w:t xml:space="preserve"> and then </w:t>
      </w:r>
      <w:r w:rsidR="00B22781">
        <w:rPr>
          <w:i/>
          <w:lang w:val="en-US" w:eastAsia="en-GB"/>
        </w:rPr>
        <w:t xml:space="preserve">Next </w:t>
      </w:r>
      <w:r w:rsidR="00B22781">
        <w:rPr>
          <w:lang w:val="en-US" w:eastAsia="en-GB"/>
        </w:rPr>
        <w:t>on the splash screen,</w:t>
      </w:r>
    </w:p>
    <w:p w:rsidR="003759BE" w:rsidRPr="00F12116" w:rsidRDefault="003759BE" w:rsidP="003759BE">
      <w:pPr>
        <w:pStyle w:val="BodyText"/>
        <w:jc w:val="center"/>
        <w:rPr>
          <w:lang w:val="en-US" w:eastAsia="en-GB"/>
        </w:rPr>
      </w:pPr>
      <w:r>
        <w:rPr>
          <w:noProof/>
          <w:lang w:eastAsia="en-GB"/>
        </w:rPr>
        <w:drawing>
          <wp:inline distT="0" distB="0" distL="0" distR="0" wp14:anchorId="161B5D9D" wp14:editId="32E3054F">
            <wp:extent cx="3924300" cy="3067050"/>
            <wp:effectExtent l="190500" t="190500" r="190500" b="1905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24300" cy="3067050"/>
                    </a:xfrm>
                    <a:prstGeom prst="rect">
                      <a:avLst/>
                    </a:prstGeom>
                    <a:ln>
                      <a:noFill/>
                    </a:ln>
                    <a:effectLst>
                      <a:outerShdw blurRad="190500" algn="tl" rotWithShape="0">
                        <a:srgbClr val="000000">
                          <a:alpha val="70000"/>
                        </a:srgbClr>
                      </a:outerShdw>
                    </a:effectLst>
                  </pic:spPr>
                </pic:pic>
              </a:graphicData>
            </a:graphic>
          </wp:inline>
        </w:drawing>
      </w:r>
    </w:p>
    <w:p w:rsidR="00F12116" w:rsidRDefault="00592A14" w:rsidP="00592A14">
      <w:pPr>
        <w:pStyle w:val="BodyText"/>
        <w:jc w:val="center"/>
        <w:rPr>
          <w:lang w:val="en-US" w:eastAsia="en-GB"/>
        </w:rPr>
      </w:pPr>
      <w:r>
        <w:rPr>
          <w:noProof/>
          <w:lang w:eastAsia="en-GB"/>
        </w:rPr>
        <w:drawing>
          <wp:inline distT="0" distB="0" distL="0" distR="0" wp14:anchorId="2C443025" wp14:editId="130BF05C">
            <wp:extent cx="4895850" cy="3781425"/>
            <wp:effectExtent l="190500" t="190500" r="190500" b="2000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895850" cy="3781425"/>
                    </a:xfrm>
                    <a:prstGeom prst="rect">
                      <a:avLst/>
                    </a:prstGeom>
                    <a:ln>
                      <a:noFill/>
                    </a:ln>
                    <a:effectLst>
                      <a:outerShdw blurRad="190500" algn="tl" rotWithShape="0">
                        <a:srgbClr val="000000">
                          <a:alpha val="70000"/>
                        </a:srgbClr>
                      </a:outerShdw>
                    </a:effectLst>
                  </pic:spPr>
                </pic:pic>
              </a:graphicData>
            </a:graphic>
          </wp:inline>
        </w:drawing>
      </w:r>
    </w:p>
    <w:p w:rsidR="00B22781" w:rsidRDefault="00B22781" w:rsidP="00B22781">
      <w:pPr>
        <w:pStyle w:val="BodyText"/>
        <w:jc w:val="center"/>
        <w:rPr>
          <w:lang w:val="en-US" w:eastAsia="en-GB"/>
        </w:rPr>
      </w:pPr>
    </w:p>
    <w:p w:rsidR="00B22781" w:rsidRDefault="00B22781" w:rsidP="00B22781">
      <w:pPr>
        <w:pStyle w:val="BodyText"/>
        <w:jc w:val="center"/>
        <w:rPr>
          <w:lang w:val="en-US" w:eastAsia="en-GB"/>
        </w:rPr>
      </w:pPr>
    </w:p>
    <w:p w:rsidR="00B22781" w:rsidRPr="00B22781" w:rsidRDefault="00B22781" w:rsidP="00B22781">
      <w:pPr>
        <w:pStyle w:val="BodyText"/>
        <w:rPr>
          <w:lang w:val="en-US" w:eastAsia="en-GB"/>
        </w:rPr>
      </w:pPr>
      <w:r>
        <w:rPr>
          <w:lang w:val="en-US" w:eastAsia="en-GB"/>
        </w:rPr>
        <w:t xml:space="preserve">Accept the license agreement, click </w:t>
      </w:r>
      <w:r>
        <w:rPr>
          <w:i/>
          <w:lang w:val="en-US" w:eastAsia="en-GB"/>
        </w:rPr>
        <w:t>Next</w:t>
      </w:r>
      <w:r>
        <w:rPr>
          <w:lang w:val="en-US" w:eastAsia="en-GB"/>
        </w:rPr>
        <w:t>,</w:t>
      </w:r>
    </w:p>
    <w:p w:rsidR="00B22781" w:rsidRDefault="00B22781" w:rsidP="00B22781">
      <w:pPr>
        <w:pStyle w:val="BodyText"/>
        <w:jc w:val="center"/>
        <w:rPr>
          <w:lang w:val="en-US" w:eastAsia="en-GB"/>
        </w:rPr>
      </w:pPr>
      <w:r>
        <w:rPr>
          <w:noProof/>
          <w:lang w:eastAsia="en-GB"/>
        </w:rPr>
        <w:drawing>
          <wp:inline distT="0" distB="0" distL="0" distR="0" wp14:anchorId="7FCB5294" wp14:editId="516164FE">
            <wp:extent cx="4848225" cy="3743325"/>
            <wp:effectExtent l="190500" t="190500" r="200025" b="2000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48225" cy="3743325"/>
                    </a:xfrm>
                    <a:prstGeom prst="rect">
                      <a:avLst/>
                    </a:prstGeom>
                    <a:ln>
                      <a:noFill/>
                    </a:ln>
                    <a:effectLst>
                      <a:outerShdw blurRad="190500" algn="tl" rotWithShape="0">
                        <a:srgbClr val="000000">
                          <a:alpha val="70000"/>
                        </a:srgbClr>
                      </a:outerShdw>
                    </a:effectLst>
                  </pic:spPr>
                </pic:pic>
              </a:graphicData>
            </a:graphic>
          </wp:inline>
        </w:drawing>
      </w:r>
    </w:p>
    <w:p w:rsidR="009C6E7B" w:rsidRPr="009A2DA9" w:rsidRDefault="009C6E7B" w:rsidP="009C6E7B">
      <w:pPr>
        <w:pStyle w:val="BodyText"/>
        <w:rPr>
          <w:lang w:val="en-US" w:eastAsia="en-GB"/>
        </w:rPr>
      </w:pPr>
      <w:r>
        <w:rPr>
          <w:lang w:val="en-US" w:eastAsia="en-GB"/>
        </w:rPr>
        <w:t xml:space="preserve">You will then be asked for the target server URL, which is the </w:t>
      </w:r>
      <w:r>
        <w:rPr>
          <w:b/>
          <w:lang w:val="en-US" w:eastAsia="en-GB"/>
        </w:rPr>
        <w:t>Web Service URL</w:t>
      </w:r>
      <w:r>
        <w:rPr>
          <w:lang w:val="en-US" w:eastAsia="en-GB"/>
        </w:rPr>
        <w:t xml:space="preserve"> we noted from the </w:t>
      </w:r>
      <w:r>
        <w:rPr>
          <w:i/>
          <w:lang w:val="en-US" w:eastAsia="en-GB"/>
        </w:rPr>
        <w:t xml:space="preserve">Reporting Service Configuration Manager </w:t>
      </w:r>
      <w:r w:rsidR="009A2DA9">
        <w:rPr>
          <w:lang w:val="en-US" w:eastAsia="en-GB"/>
        </w:rPr>
        <w:t xml:space="preserve">earlier.  Once entered click </w:t>
      </w:r>
      <w:r w:rsidR="009A2DA9">
        <w:rPr>
          <w:i/>
          <w:lang w:val="en-US" w:eastAsia="en-GB"/>
        </w:rPr>
        <w:t>Next</w:t>
      </w:r>
      <w:r w:rsidR="009A2DA9">
        <w:rPr>
          <w:lang w:val="en-US" w:eastAsia="en-GB"/>
        </w:rPr>
        <w:t xml:space="preserve"> and </w:t>
      </w:r>
      <w:r w:rsidR="009A2DA9">
        <w:rPr>
          <w:i/>
          <w:lang w:val="en-US" w:eastAsia="en-GB"/>
        </w:rPr>
        <w:t>Install</w:t>
      </w:r>
      <w:r w:rsidR="009A2DA9">
        <w:rPr>
          <w:lang w:val="en-US" w:eastAsia="en-GB"/>
        </w:rPr>
        <w:t>.</w:t>
      </w:r>
    </w:p>
    <w:p w:rsidR="009C6E7B" w:rsidRDefault="009C6E7B" w:rsidP="00515AFB">
      <w:pPr>
        <w:pStyle w:val="BodyText"/>
        <w:jc w:val="center"/>
        <w:rPr>
          <w:lang w:val="en-US" w:eastAsia="en-GB"/>
        </w:rPr>
      </w:pPr>
      <w:r>
        <w:rPr>
          <w:noProof/>
          <w:lang w:eastAsia="en-GB"/>
        </w:rPr>
        <w:drawing>
          <wp:inline distT="0" distB="0" distL="0" distR="0" wp14:anchorId="4805A627" wp14:editId="1BC3F90B">
            <wp:extent cx="4895850" cy="3790950"/>
            <wp:effectExtent l="190500" t="190500" r="190500" b="1905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895850" cy="3790950"/>
                    </a:xfrm>
                    <a:prstGeom prst="rect">
                      <a:avLst/>
                    </a:prstGeom>
                    <a:ln>
                      <a:noFill/>
                    </a:ln>
                    <a:effectLst>
                      <a:outerShdw blurRad="190500" algn="tl" rotWithShape="0">
                        <a:srgbClr val="000000">
                          <a:alpha val="70000"/>
                        </a:srgbClr>
                      </a:outerShdw>
                    </a:effectLst>
                  </pic:spPr>
                </pic:pic>
              </a:graphicData>
            </a:graphic>
          </wp:inline>
        </w:drawing>
      </w:r>
    </w:p>
    <w:p w:rsidR="00515AFB" w:rsidRDefault="009F1937" w:rsidP="00515AFB">
      <w:pPr>
        <w:rPr>
          <w:i/>
          <w:lang w:val="en-US"/>
        </w:rPr>
      </w:pPr>
      <w:r>
        <w:rPr>
          <w:lang w:val="en-US"/>
        </w:rPr>
        <w:lastRenderedPageBreak/>
        <w:t>We can then run the Report Builder from</w:t>
      </w:r>
      <w:r>
        <w:rPr>
          <w:i/>
          <w:lang w:val="en-US"/>
        </w:rPr>
        <w:t>,</w:t>
      </w:r>
    </w:p>
    <w:p w:rsidR="009F1937" w:rsidRDefault="009F1937" w:rsidP="00515AFB">
      <w:pPr>
        <w:rPr>
          <w:lang w:val="en-US"/>
        </w:rPr>
      </w:pPr>
    </w:p>
    <w:p w:rsidR="009F1937" w:rsidRPr="009F1937" w:rsidRDefault="009F1937" w:rsidP="00515AFB">
      <w:pPr>
        <w:rPr>
          <w:i/>
          <w:lang w:val="en-US"/>
        </w:rPr>
      </w:pPr>
      <w:r w:rsidRPr="009F1937">
        <w:rPr>
          <w:i/>
          <w:lang w:val="en-US"/>
        </w:rPr>
        <w:tab/>
        <w:t>Start Menu -&gt; All Programs -&gt; Microsoft SQL Server 2008 R2 Report Builder 3.0 -&gt; Report Builder 3.0</w:t>
      </w:r>
    </w:p>
    <w:p w:rsidR="009F1937" w:rsidRDefault="009F1937" w:rsidP="00515AFB">
      <w:pPr>
        <w:rPr>
          <w:lang w:val="en-US"/>
        </w:rPr>
      </w:pPr>
    </w:p>
    <w:p w:rsidR="009F1937" w:rsidRDefault="009F1937" w:rsidP="009F1937">
      <w:pPr>
        <w:jc w:val="center"/>
        <w:rPr>
          <w:lang w:val="en-US"/>
        </w:rPr>
      </w:pPr>
      <w:r>
        <w:rPr>
          <w:noProof/>
        </w:rPr>
        <w:drawing>
          <wp:inline distT="0" distB="0" distL="0" distR="0" wp14:anchorId="5E010A36" wp14:editId="68F19B8C">
            <wp:extent cx="5943600" cy="1585595"/>
            <wp:effectExtent l="190500" t="190500" r="190500" b="1860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585595"/>
                    </a:xfrm>
                    <a:prstGeom prst="rect">
                      <a:avLst/>
                    </a:prstGeom>
                    <a:ln>
                      <a:noFill/>
                    </a:ln>
                    <a:effectLst>
                      <a:outerShdw blurRad="190500" algn="tl" rotWithShape="0">
                        <a:srgbClr val="000000">
                          <a:alpha val="70000"/>
                        </a:srgbClr>
                      </a:outerShdw>
                    </a:effectLst>
                  </pic:spPr>
                </pic:pic>
              </a:graphicData>
            </a:graphic>
          </wp:inline>
        </w:drawing>
      </w:r>
    </w:p>
    <w:p w:rsidR="003156F6" w:rsidRDefault="003156F6" w:rsidP="003156F6">
      <w:pPr>
        <w:pStyle w:val="Heading2"/>
      </w:pPr>
      <w:bookmarkStart w:id="42" w:name="_Toc307132947"/>
      <w:r>
        <w:t>Creating a simple report</w:t>
      </w:r>
      <w:bookmarkEnd w:id="42"/>
    </w:p>
    <w:p w:rsidR="003156F6" w:rsidRDefault="003156F6" w:rsidP="003156F6">
      <w:pPr>
        <w:pStyle w:val="BodyText"/>
        <w:rPr>
          <w:lang w:val="en-US" w:eastAsia="en-GB"/>
        </w:rPr>
      </w:pPr>
      <w:r>
        <w:rPr>
          <w:lang w:val="en-US" w:eastAsia="en-GB"/>
        </w:rPr>
        <w:t>When first starting the report manager you will see the create new report wizard,</w:t>
      </w:r>
    </w:p>
    <w:p w:rsidR="003156F6" w:rsidRDefault="003156F6" w:rsidP="003156F6">
      <w:pPr>
        <w:pStyle w:val="BodyText"/>
        <w:jc w:val="center"/>
        <w:rPr>
          <w:lang w:val="en-US" w:eastAsia="en-GB"/>
        </w:rPr>
      </w:pPr>
      <w:r>
        <w:rPr>
          <w:noProof/>
          <w:lang w:eastAsia="en-GB"/>
        </w:rPr>
        <w:drawing>
          <wp:inline distT="0" distB="0" distL="0" distR="0" wp14:anchorId="33C62C55" wp14:editId="5F2F9639">
            <wp:extent cx="5943600" cy="3097530"/>
            <wp:effectExtent l="190500" t="190500" r="190500" b="1981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097530"/>
                    </a:xfrm>
                    <a:prstGeom prst="rect">
                      <a:avLst/>
                    </a:prstGeom>
                    <a:ln>
                      <a:noFill/>
                    </a:ln>
                    <a:effectLst>
                      <a:outerShdw blurRad="190500" algn="tl" rotWithShape="0">
                        <a:srgbClr val="000000">
                          <a:alpha val="70000"/>
                        </a:srgbClr>
                      </a:outerShdw>
                    </a:effectLst>
                  </pic:spPr>
                </pic:pic>
              </a:graphicData>
            </a:graphic>
          </wp:inline>
        </w:drawing>
      </w:r>
    </w:p>
    <w:p w:rsidR="003156F6" w:rsidRPr="003156F6" w:rsidRDefault="003156F6" w:rsidP="003156F6">
      <w:pPr>
        <w:pStyle w:val="BodyText"/>
        <w:rPr>
          <w:lang w:val="en-US" w:eastAsia="en-GB"/>
        </w:rPr>
      </w:pPr>
      <w:r>
        <w:rPr>
          <w:lang w:val="en-US" w:eastAsia="en-GB"/>
        </w:rPr>
        <w:t xml:space="preserve">Select </w:t>
      </w:r>
      <w:r>
        <w:rPr>
          <w:i/>
          <w:lang w:val="en-US" w:eastAsia="en-GB"/>
        </w:rPr>
        <w:t>New Report</w:t>
      </w:r>
      <w:r>
        <w:rPr>
          <w:lang w:val="en-US" w:eastAsia="en-GB"/>
        </w:rPr>
        <w:t xml:space="preserve"> and </w:t>
      </w:r>
      <w:r>
        <w:rPr>
          <w:i/>
          <w:lang w:val="en-US" w:eastAsia="en-GB"/>
        </w:rPr>
        <w:t xml:space="preserve">Table or Matrix Wizard, </w:t>
      </w:r>
      <w:r>
        <w:rPr>
          <w:lang w:val="en-US" w:eastAsia="en-GB"/>
        </w:rPr>
        <w:t xml:space="preserve">and on the next screen make sure </w:t>
      </w:r>
      <w:r>
        <w:rPr>
          <w:i/>
          <w:lang w:val="en-US" w:eastAsia="en-GB"/>
        </w:rPr>
        <w:t>Create a Dataset</w:t>
      </w:r>
      <w:r>
        <w:rPr>
          <w:lang w:val="en-US" w:eastAsia="en-GB"/>
        </w:rPr>
        <w:t xml:space="preserve"> is highlighted and click on </w:t>
      </w:r>
      <w:r>
        <w:rPr>
          <w:i/>
          <w:lang w:val="en-US" w:eastAsia="en-GB"/>
        </w:rPr>
        <w:t>Next</w:t>
      </w:r>
      <w:r>
        <w:rPr>
          <w:lang w:val="en-US" w:eastAsia="en-GB"/>
        </w:rPr>
        <w:t>.</w:t>
      </w:r>
    </w:p>
    <w:p w:rsidR="003156F6" w:rsidRDefault="003156F6" w:rsidP="003156F6">
      <w:pPr>
        <w:pStyle w:val="BodyText"/>
        <w:rPr>
          <w:i/>
          <w:lang w:val="en-US" w:eastAsia="en-GB"/>
        </w:rPr>
      </w:pPr>
    </w:p>
    <w:p w:rsidR="00EB23A3" w:rsidRDefault="00EB23A3">
      <w:pPr>
        <w:rPr>
          <w:b/>
          <w:lang w:val="en-US"/>
        </w:rPr>
      </w:pPr>
      <w:r>
        <w:rPr>
          <w:b/>
          <w:lang w:val="en-US"/>
        </w:rPr>
        <w:br w:type="page"/>
      </w:r>
    </w:p>
    <w:p w:rsidR="00EB23A3" w:rsidRPr="00EB23A3" w:rsidRDefault="00EB23A3" w:rsidP="00EB23A3">
      <w:pPr>
        <w:rPr>
          <w:lang w:val="en-US"/>
        </w:rPr>
      </w:pPr>
      <w:r>
        <w:rPr>
          <w:lang w:val="en-US"/>
        </w:rPr>
        <w:lastRenderedPageBreak/>
        <w:t xml:space="preserve">Click on </w:t>
      </w:r>
      <w:r>
        <w:rPr>
          <w:i/>
          <w:lang w:val="en-US"/>
        </w:rPr>
        <w:t xml:space="preserve">Browse </w:t>
      </w:r>
      <w:r>
        <w:rPr>
          <w:lang w:val="en-US"/>
        </w:rPr>
        <w:t xml:space="preserve">to browse the reporting server, go into the </w:t>
      </w:r>
      <w:r>
        <w:rPr>
          <w:i/>
          <w:lang w:val="en-US"/>
        </w:rPr>
        <w:t xml:space="preserve">Database connections </w:t>
      </w:r>
      <w:r>
        <w:rPr>
          <w:lang w:val="en-US"/>
        </w:rPr>
        <w:t xml:space="preserve">folder we created earlier and select the </w:t>
      </w:r>
      <w:r>
        <w:rPr>
          <w:i/>
          <w:lang w:val="en-US"/>
        </w:rPr>
        <w:t>PPT Main</w:t>
      </w:r>
      <w:r>
        <w:rPr>
          <w:lang w:val="en-US"/>
        </w:rPr>
        <w:t xml:space="preserve"> data source we also created earlier, and click on </w:t>
      </w:r>
      <w:r>
        <w:rPr>
          <w:i/>
          <w:lang w:val="en-US"/>
        </w:rPr>
        <w:t>Open</w:t>
      </w:r>
      <w:r>
        <w:rPr>
          <w:lang w:val="en-US"/>
        </w:rPr>
        <w:t xml:space="preserve">, then </w:t>
      </w:r>
      <w:r>
        <w:rPr>
          <w:i/>
          <w:lang w:val="en-US"/>
        </w:rPr>
        <w:t>Next</w:t>
      </w:r>
      <w:r>
        <w:rPr>
          <w:lang w:val="en-US"/>
        </w:rPr>
        <w:t>.</w:t>
      </w:r>
    </w:p>
    <w:p w:rsidR="003156F6" w:rsidRDefault="00EB23A3" w:rsidP="00EB23A3">
      <w:pPr>
        <w:pStyle w:val="BodyText"/>
        <w:jc w:val="center"/>
        <w:rPr>
          <w:b/>
          <w:lang w:val="en-US" w:eastAsia="en-GB"/>
        </w:rPr>
      </w:pPr>
      <w:r>
        <w:rPr>
          <w:noProof/>
          <w:lang w:eastAsia="en-GB"/>
        </w:rPr>
        <w:drawing>
          <wp:inline distT="0" distB="0" distL="0" distR="0" wp14:anchorId="72D49BFF" wp14:editId="5A53A46C">
            <wp:extent cx="5943600" cy="4214495"/>
            <wp:effectExtent l="190500" t="190500" r="190500" b="1860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214495"/>
                    </a:xfrm>
                    <a:prstGeom prst="rect">
                      <a:avLst/>
                    </a:prstGeom>
                    <a:ln>
                      <a:noFill/>
                    </a:ln>
                    <a:effectLst>
                      <a:outerShdw blurRad="190500" algn="tl" rotWithShape="0">
                        <a:srgbClr val="000000">
                          <a:alpha val="70000"/>
                        </a:srgbClr>
                      </a:outerShdw>
                    </a:effectLst>
                  </pic:spPr>
                </pic:pic>
              </a:graphicData>
            </a:graphic>
          </wp:inline>
        </w:drawing>
      </w:r>
    </w:p>
    <w:p w:rsidR="00EB23A3" w:rsidRDefault="00EB23A3">
      <w:pPr>
        <w:rPr>
          <w:b/>
          <w:lang w:val="en-US"/>
        </w:rPr>
      </w:pPr>
      <w:r>
        <w:rPr>
          <w:b/>
          <w:lang w:val="en-US"/>
        </w:rPr>
        <w:br w:type="page"/>
      </w:r>
    </w:p>
    <w:p w:rsidR="00EB23A3" w:rsidRPr="00BB1407" w:rsidRDefault="00EB23A3" w:rsidP="00EB23A3">
      <w:r>
        <w:rPr>
          <w:lang w:val="en-US"/>
        </w:rPr>
        <w:lastRenderedPageBreak/>
        <w:t xml:space="preserve">In the </w:t>
      </w:r>
      <w:r>
        <w:rPr>
          <w:i/>
          <w:lang w:val="en-US"/>
        </w:rPr>
        <w:t>Design a query</w:t>
      </w:r>
      <w:r>
        <w:rPr>
          <w:lang w:val="en-US"/>
        </w:rPr>
        <w:t xml:space="preserve"> wizard open the </w:t>
      </w:r>
      <w:r>
        <w:rPr>
          <w:i/>
          <w:lang w:val="en-US"/>
        </w:rPr>
        <w:t xml:space="preserve">Tables </w:t>
      </w:r>
      <w:r>
        <w:rPr>
          <w:lang w:val="en-US"/>
        </w:rPr>
        <w:t xml:space="preserve">area, open the </w:t>
      </w:r>
      <w:r>
        <w:rPr>
          <w:i/>
          <w:lang w:val="en-US"/>
        </w:rPr>
        <w:t>Contacts</w:t>
      </w:r>
      <w:r>
        <w:t xml:space="preserve"> table, select some fields, and then click on the new filter button towards the right hand side (the funnel with an gold star on it), and add a filter on Surname, where it is </w:t>
      </w:r>
      <w:r>
        <w:rPr>
          <w:i/>
        </w:rPr>
        <w:t>LIKE</w:t>
      </w:r>
      <w:r>
        <w:t xml:space="preserve"> a value supplied by the user.  To ensure the user is prompted for a value, put a tick in the </w:t>
      </w:r>
      <w:r>
        <w:rPr>
          <w:i/>
        </w:rPr>
        <w:t>Parameter</w:t>
      </w:r>
      <w:r>
        <w:t xml:space="preserve"> box.  This is what makes a text box appear on the form</w:t>
      </w:r>
      <w:r w:rsidR="00BB1407">
        <w:t xml:space="preserve"> for the user to query the data.  Click on </w:t>
      </w:r>
      <w:r w:rsidR="00BB1407">
        <w:rPr>
          <w:i/>
        </w:rPr>
        <w:t>Next</w:t>
      </w:r>
      <w:r w:rsidR="00BB1407">
        <w:t xml:space="preserve"> when complete.</w:t>
      </w:r>
    </w:p>
    <w:p w:rsidR="00EB23A3" w:rsidRDefault="00EB23A3" w:rsidP="00EB23A3">
      <w:pPr>
        <w:pStyle w:val="BodyText"/>
        <w:jc w:val="center"/>
        <w:rPr>
          <w:b/>
          <w:lang w:val="en-US" w:eastAsia="en-GB"/>
        </w:rPr>
      </w:pPr>
      <w:r>
        <w:rPr>
          <w:noProof/>
          <w:lang w:eastAsia="en-GB"/>
        </w:rPr>
        <w:drawing>
          <wp:inline distT="0" distB="0" distL="0" distR="0" wp14:anchorId="5DBF4805" wp14:editId="3272BFF3">
            <wp:extent cx="5943600" cy="4371975"/>
            <wp:effectExtent l="190500" t="190500" r="190500" b="2000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371975"/>
                    </a:xfrm>
                    <a:prstGeom prst="rect">
                      <a:avLst/>
                    </a:prstGeom>
                    <a:ln>
                      <a:noFill/>
                    </a:ln>
                    <a:effectLst>
                      <a:outerShdw blurRad="190500" algn="tl" rotWithShape="0">
                        <a:srgbClr val="000000">
                          <a:alpha val="70000"/>
                        </a:srgbClr>
                      </a:outerShdw>
                    </a:effectLst>
                  </pic:spPr>
                </pic:pic>
              </a:graphicData>
            </a:graphic>
          </wp:inline>
        </w:drawing>
      </w:r>
    </w:p>
    <w:p w:rsidR="00BB1407" w:rsidRDefault="00BB1407">
      <w:pPr>
        <w:rPr>
          <w:b/>
          <w:lang w:val="en-US"/>
        </w:rPr>
      </w:pPr>
      <w:r>
        <w:rPr>
          <w:b/>
          <w:lang w:val="en-US"/>
        </w:rPr>
        <w:br w:type="page"/>
      </w:r>
    </w:p>
    <w:p w:rsidR="00BB1407" w:rsidRPr="00BB1407" w:rsidRDefault="00BB1407" w:rsidP="00BB1407">
      <w:pPr>
        <w:pStyle w:val="BodyText"/>
        <w:rPr>
          <w:lang w:val="en-US" w:eastAsia="en-GB"/>
        </w:rPr>
      </w:pPr>
      <w:r w:rsidRPr="00BB1407">
        <w:rPr>
          <w:lang w:val="en-US" w:eastAsia="en-GB"/>
        </w:rPr>
        <w:lastRenderedPageBreak/>
        <w:t>Now we have specified what data we are selecting and how it is filtered, we</w:t>
      </w:r>
      <w:r>
        <w:rPr>
          <w:lang w:val="en-US" w:eastAsia="en-GB"/>
        </w:rPr>
        <w:t xml:space="preserve"> need to select </w:t>
      </w:r>
      <w:r w:rsidRPr="00BB1407">
        <w:rPr>
          <w:lang w:val="en-US" w:eastAsia="en-GB"/>
        </w:rPr>
        <w:t>the data to be displayed in the search result,</w:t>
      </w:r>
      <w:r>
        <w:rPr>
          <w:lang w:val="en-US" w:eastAsia="en-GB"/>
        </w:rPr>
        <w:t xml:space="preserve"> in the </w:t>
      </w:r>
      <w:r>
        <w:rPr>
          <w:i/>
          <w:lang w:val="en-US" w:eastAsia="en-GB"/>
        </w:rPr>
        <w:t xml:space="preserve">Arrange Fields </w:t>
      </w:r>
      <w:r>
        <w:rPr>
          <w:lang w:val="en-US" w:eastAsia="en-GB"/>
        </w:rPr>
        <w:t xml:space="preserve">screen.  Select the fields to be displayed and for a simple table click and drag them over to the </w:t>
      </w:r>
      <w:r>
        <w:rPr>
          <w:i/>
          <w:lang w:val="en-US" w:eastAsia="en-GB"/>
        </w:rPr>
        <w:t xml:space="preserve">Values </w:t>
      </w:r>
      <w:r>
        <w:rPr>
          <w:lang w:val="en-US" w:eastAsia="en-GB"/>
        </w:rPr>
        <w:t>box (hint: when clicking to drag them, click on an actual field name, not the blank space after the field name).</w:t>
      </w:r>
    </w:p>
    <w:p w:rsidR="00BB1407" w:rsidRDefault="00BB1407" w:rsidP="00BB1407">
      <w:pPr>
        <w:pStyle w:val="BodyText"/>
        <w:jc w:val="center"/>
        <w:rPr>
          <w:b/>
          <w:lang w:val="en-US" w:eastAsia="en-GB"/>
        </w:rPr>
      </w:pPr>
      <w:r>
        <w:rPr>
          <w:noProof/>
          <w:lang w:eastAsia="en-GB"/>
        </w:rPr>
        <w:drawing>
          <wp:inline distT="0" distB="0" distL="0" distR="0" wp14:anchorId="5B0BBCD6" wp14:editId="6C5849C9">
            <wp:extent cx="5943600" cy="4155440"/>
            <wp:effectExtent l="190500" t="190500" r="190500" b="1879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4155440"/>
                    </a:xfrm>
                    <a:prstGeom prst="rect">
                      <a:avLst/>
                    </a:prstGeom>
                    <a:ln>
                      <a:noFill/>
                    </a:ln>
                    <a:effectLst>
                      <a:outerShdw blurRad="190500" algn="tl" rotWithShape="0">
                        <a:srgbClr val="000000">
                          <a:alpha val="70000"/>
                        </a:srgbClr>
                      </a:outerShdw>
                    </a:effectLst>
                  </pic:spPr>
                </pic:pic>
              </a:graphicData>
            </a:graphic>
          </wp:inline>
        </w:drawing>
      </w:r>
    </w:p>
    <w:p w:rsidR="00BB1407" w:rsidRDefault="00BB1407" w:rsidP="00BB1407">
      <w:pPr>
        <w:pStyle w:val="BodyText"/>
        <w:jc w:val="center"/>
        <w:rPr>
          <w:b/>
          <w:lang w:val="en-US" w:eastAsia="en-GB"/>
        </w:rPr>
      </w:pPr>
      <w:r>
        <w:rPr>
          <w:noProof/>
          <w:lang w:eastAsia="en-GB"/>
        </w:rPr>
        <w:drawing>
          <wp:inline distT="0" distB="0" distL="0" distR="0" wp14:anchorId="03E9E05B" wp14:editId="3E50ABAC">
            <wp:extent cx="2238375" cy="1152525"/>
            <wp:effectExtent l="190500" t="190500" r="200025" b="2000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238375" cy="1152525"/>
                    </a:xfrm>
                    <a:prstGeom prst="rect">
                      <a:avLst/>
                    </a:prstGeom>
                    <a:ln>
                      <a:noFill/>
                    </a:ln>
                    <a:effectLst>
                      <a:outerShdw blurRad="190500" algn="tl" rotWithShape="0">
                        <a:srgbClr val="000000">
                          <a:alpha val="70000"/>
                        </a:srgbClr>
                      </a:outerShdw>
                    </a:effectLst>
                  </pic:spPr>
                </pic:pic>
              </a:graphicData>
            </a:graphic>
          </wp:inline>
        </w:drawing>
      </w:r>
    </w:p>
    <w:p w:rsidR="00FB0842" w:rsidRDefault="00FB0842">
      <w:pPr>
        <w:rPr>
          <w:b/>
          <w:lang w:val="en-US"/>
        </w:rPr>
      </w:pPr>
      <w:r>
        <w:rPr>
          <w:b/>
          <w:lang w:val="en-US"/>
        </w:rPr>
        <w:br w:type="page"/>
      </w:r>
    </w:p>
    <w:p w:rsidR="00FB0842" w:rsidRDefault="00FB0842" w:rsidP="00FB0842">
      <w:pPr>
        <w:rPr>
          <w:noProof/>
        </w:rPr>
      </w:pPr>
      <w:r>
        <w:rPr>
          <w:lang w:val="en-US"/>
        </w:rPr>
        <w:lastRenderedPageBreak/>
        <w:t xml:space="preserve">You can then select a layout, with some default styling and click on </w:t>
      </w:r>
      <w:r>
        <w:rPr>
          <w:i/>
          <w:lang w:val="en-US"/>
        </w:rPr>
        <w:t xml:space="preserve">Finish </w:t>
      </w:r>
      <w:r>
        <w:rPr>
          <w:lang w:val="en-US"/>
        </w:rPr>
        <w:t>to complete the report.</w:t>
      </w:r>
    </w:p>
    <w:p w:rsidR="00FB0842" w:rsidRDefault="00FB0842" w:rsidP="00FB0842">
      <w:pPr>
        <w:pStyle w:val="BodyText"/>
        <w:jc w:val="center"/>
        <w:rPr>
          <w:noProof/>
        </w:rPr>
      </w:pPr>
      <w:r>
        <w:rPr>
          <w:noProof/>
        </w:rPr>
        <w:t xml:space="preserve"> </w:t>
      </w:r>
      <w:r>
        <w:rPr>
          <w:noProof/>
          <w:lang w:eastAsia="en-GB"/>
        </w:rPr>
        <w:drawing>
          <wp:inline distT="0" distB="0" distL="0" distR="0" wp14:anchorId="566A7E0C" wp14:editId="1931953C">
            <wp:extent cx="5943600" cy="1971040"/>
            <wp:effectExtent l="190500" t="190500" r="190500" b="1816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971040"/>
                    </a:xfrm>
                    <a:prstGeom prst="rect">
                      <a:avLst/>
                    </a:prstGeom>
                    <a:ln>
                      <a:noFill/>
                    </a:ln>
                    <a:effectLst>
                      <a:outerShdw blurRad="190500" algn="tl" rotWithShape="0">
                        <a:srgbClr val="000000">
                          <a:alpha val="70000"/>
                        </a:srgbClr>
                      </a:outerShdw>
                    </a:effectLst>
                  </pic:spPr>
                </pic:pic>
              </a:graphicData>
            </a:graphic>
          </wp:inline>
        </w:drawing>
      </w:r>
    </w:p>
    <w:p w:rsidR="00FB0842" w:rsidRDefault="00FB0842" w:rsidP="00FB0842">
      <w:pPr>
        <w:pStyle w:val="BodyText"/>
        <w:rPr>
          <w:noProof/>
        </w:rPr>
      </w:pPr>
      <w:r>
        <w:rPr>
          <w:noProof/>
        </w:rPr>
        <w:t xml:space="preserve">This is not yet deployed to the Reporting Server for end users, but you can test the report </w:t>
      </w:r>
      <w:r w:rsidR="003F36BE">
        <w:rPr>
          <w:noProof/>
        </w:rPr>
        <w:t xml:space="preserve">within the report designer </w:t>
      </w:r>
      <w:r>
        <w:rPr>
          <w:noProof/>
        </w:rPr>
        <w:t xml:space="preserve">by clicking on the </w:t>
      </w:r>
      <w:r>
        <w:rPr>
          <w:i/>
          <w:noProof/>
        </w:rPr>
        <w:t>Run</w:t>
      </w:r>
      <w:r>
        <w:rPr>
          <w:noProof/>
        </w:rPr>
        <w:t xml:space="preserve"> icon.</w:t>
      </w:r>
    </w:p>
    <w:p w:rsidR="00FB0842" w:rsidRDefault="00FB0842" w:rsidP="00183F6F">
      <w:pPr>
        <w:pStyle w:val="BodyText"/>
        <w:jc w:val="both"/>
        <w:rPr>
          <w:noProof/>
        </w:rPr>
      </w:pPr>
      <w:r>
        <w:rPr>
          <w:noProof/>
          <w:lang w:eastAsia="en-GB"/>
        </w:rPr>
        <w:drawing>
          <wp:inline distT="0" distB="0" distL="0" distR="0" wp14:anchorId="1ECC8C52" wp14:editId="4F5E2F7C">
            <wp:extent cx="5943600" cy="3143250"/>
            <wp:effectExtent l="190500" t="190500" r="190500" b="1905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143250"/>
                    </a:xfrm>
                    <a:prstGeom prst="rect">
                      <a:avLst/>
                    </a:prstGeom>
                    <a:ln>
                      <a:noFill/>
                    </a:ln>
                    <a:effectLst>
                      <a:outerShdw blurRad="190500" algn="tl" rotWithShape="0">
                        <a:srgbClr val="000000">
                          <a:alpha val="70000"/>
                        </a:srgbClr>
                      </a:outerShdw>
                    </a:effectLst>
                  </pic:spPr>
                </pic:pic>
              </a:graphicData>
            </a:graphic>
          </wp:inline>
        </w:drawing>
      </w:r>
    </w:p>
    <w:p w:rsidR="00183F6F" w:rsidRDefault="00183F6F" w:rsidP="00183F6F">
      <w:pPr>
        <w:pStyle w:val="BodyText"/>
        <w:jc w:val="both"/>
        <w:rPr>
          <w:noProof/>
        </w:rPr>
      </w:pPr>
    </w:p>
    <w:p w:rsidR="00020A74" w:rsidRDefault="00020A74" w:rsidP="00EC7927">
      <w:pPr>
        <w:pStyle w:val="BodyText"/>
        <w:jc w:val="center"/>
        <w:rPr>
          <w:noProof/>
        </w:rPr>
      </w:pPr>
    </w:p>
    <w:p w:rsidR="00020A74" w:rsidRDefault="00020A74">
      <w:pPr>
        <w:rPr>
          <w:noProof/>
          <w:lang w:eastAsia="en-US"/>
        </w:rPr>
      </w:pPr>
      <w:r>
        <w:rPr>
          <w:noProof/>
        </w:rPr>
        <w:br w:type="page"/>
      </w:r>
    </w:p>
    <w:p w:rsidR="00020A74" w:rsidRPr="00020A74" w:rsidRDefault="00020A74" w:rsidP="00020A74">
      <w:pPr>
        <w:rPr>
          <w:noProof/>
        </w:rPr>
      </w:pPr>
      <w:r>
        <w:rPr>
          <w:noProof/>
        </w:rPr>
        <w:lastRenderedPageBreak/>
        <w:t xml:space="preserve">You can then run the report, put in a test name, say </w:t>
      </w:r>
      <w:r>
        <w:rPr>
          <w:i/>
          <w:noProof/>
        </w:rPr>
        <w:t>%len%</w:t>
      </w:r>
      <w:r>
        <w:rPr>
          <w:noProof/>
        </w:rPr>
        <w:t xml:space="preserve">, and hit </w:t>
      </w:r>
      <w:r>
        <w:rPr>
          <w:i/>
          <w:noProof/>
        </w:rPr>
        <w:t>Enter</w:t>
      </w:r>
      <w:r>
        <w:rPr>
          <w:noProof/>
        </w:rPr>
        <w:t xml:space="preserve"> or click on </w:t>
      </w:r>
      <w:r>
        <w:rPr>
          <w:i/>
          <w:noProof/>
        </w:rPr>
        <w:t>ViewReport</w:t>
      </w:r>
      <w:r>
        <w:rPr>
          <w:noProof/>
        </w:rPr>
        <w:t>,</w:t>
      </w:r>
    </w:p>
    <w:p w:rsidR="00183F6F" w:rsidRDefault="00EC7927" w:rsidP="00EC7927">
      <w:pPr>
        <w:pStyle w:val="BodyText"/>
        <w:jc w:val="center"/>
        <w:rPr>
          <w:noProof/>
        </w:rPr>
      </w:pPr>
      <w:r>
        <w:rPr>
          <w:noProof/>
          <w:lang w:eastAsia="en-GB"/>
        </w:rPr>
        <w:drawing>
          <wp:inline distT="0" distB="0" distL="0" distR="0" wp14:anchorId="6F3C2EE4" wp14:editId="0EDA8356">
            <wp:extent cx="5943600" cy="4216400"/>
            <wp:effectExtent l="190500" t="190500" r="190500" b="1841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4216400"/>
                    </a:xfrm>
                    <a:prstGeom prst="rect">
                      <a:avLst/>
                    </a:prstGeom>
                    <a:ln>
                      <a:noFill/>
                    </a:ln>
                    <a:effectLst>
                      <a:outerShdw blurRad="190500" algn="tl" rotWithShape="0">
                        <a:srgbClr val="000000">
                          <a:alpha val="70000"/>
                        </a:srgbClr>
                      </a:outerShdw>
                    </a:effectLst>
                  </pic:spPr>
                </pic:pic>
              </a:graphicData>
            </a:graphic>
          </wp:inline>
        </w:drawing>
      </w:r>
    </w:p>
    <w:p w:rsidR="00020A74" w:rsidRPr="00C50D90" w:rsidRDefault="00020A74" w:rsidP="00020A74">
      <w:pPr>
        <w:pStyle w:val="BodyText"/>
        <w:rPr>
          <w:noProof/>
        </w:rPr>
      </w:pPr>
      <w:r>
        <w:rPr>
          <w:noProof/>
        </w:rPr>
        <w:t xml:space="preserve">We had to use % to wildcard the search.  One way </w:t>
      </w:r>
      <w:r w:rsidR="00C50D90">
        <w:rPr>
          <w:noProof/>
        </w:rPr>
        <w:t xml:space="preserve">to make it easier for the user </w:t>
      </w:r>
      <w:r>
        <w:rPr>
          <w:noProof/>
        </w:rPr>
        <w:t xml:space="preserve">is to go back to the report designer (click on the </w:t>
      </w:r>
      <w:r>
        <w:rPr>
          <w:i/>
          <w:noProof/>
        </w:rPr>
        <w:t xml:space="preserve">Design </w:t>
      </w:r>
      <w:r w:rsidR="00C50D90">
        <w:rPr>
          <w:noProof/>
        </w:rPr>
        <w:t xml:space="preserve">icon), open the </w:t>
      </w:r>
      <w:r w:rsidR="00C50D90">
        <w:rPr>
          <w:i/>
          <w:noProof/>
        </w:rPr>
        <w:t>Datasets</w:t>
      </w:r>
      <w:r w:rsidR="00C50D90">
        <w:rPr>
          <w:noProof/>
        </w:rPr>
        <w:t xml:space="preserve"> part of the tree, right click the dataset, </w:t>
      </w:r>
      <w:r w:rsidR="00C50D90">
        <w:rPr>
          <w:i/>
          <w:noProof/>
        </w:rPr>
        <w:t>DataSet1</w:t>
      </w:r>
      <w:r w:rsidR="00C50D90">
        <w:rPr>
          <w:noProof/>
        </w:rPr>
        <w:t xml:space="preserve">, and select </w:t>
      </w:r>
      <w:r w:rsidR="00C50D90">
        <w:rPr>
          <w:i/>
          <w:noProof/>
        </w:rPr>
        <w:t>Dataset Properties</w:t>
      </w:r>
      <w:r w:rsidR="00C50D90">
        <w:rPr>
          <w:noProof/>
        </w:rPr>
        <w:t xml:space="preserve"> from the </w:t>
      </w:r>
      <w:r w:rsidR="00265FF4">
        <w:rPr>
          <w:noProof/>
        </w:rPr>
        <w:t xml:space="preserve">popup </w:t>
      </w:r>
      <w:r w:rsidR="00C50D90">
        <w:rPr>
          <w:noProof/>
        </w:rPr>
        <w:t>menu.</w:t>
      </w:r>
    </w:p>
    <w:p w:rsidR="00020A74" w:rsidRDefault="00020A74" w:rsidP="00020A74">
      <w:pPr>
        <w:pStyle w:val="BodyText"/>
        <w:jc w:val="center"/>
        <w:rPr>
          <w:noProof/>
        </w:rPr>
      </w:pPr>
      <w:r>
        <w:rPr>
          <w:noProof/>
          <w:lang w:eastAsia="en-GB"/>
        </w:rPr>
        <w:drawing>
          <wp:inline distT="0" distB="0" distL="0" distR="0" wp14:anchorId="29B9CBA7" wp14:editId="090F0C36">
            <wp:extent cx="5943600" cy="2432685"/>
            <wp:effectExtent l="190500" t="190500" r="190500" b="1962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432685"/>
                    </a:xfrm>
                    <a:prstGeom prst="rect">
                      <a:avLst/>
                    </a:prstGeom>
                    <a:ln>
                      <a:noFill/>
                    </a:ln>
                    <a:effectLst>
                      <a:outerShdw blurRad="190500" algn="tl" rotWithShape="0">
                        <a:srgbClr val="000000">
                          <a:alpha val="70000"/>
                        </a:srgbClr>
                      </a:outerShdw>
                    </a:effectLst>
                  </pic:spPr>
                </pic:pic>
              </a:graphicData>
            </a:graphic>
          </wp:inline>
        </w:drawing>
      </w:r>
    </w:p>
    <w:p w:rsidR="0033075B" w:rsidRDefault="0033075B">
      <w:pPr>
        <w:rPr>
          <w:noProof/>
        </w:rPr>
      </w:pPr>
      <w:r>
        <w:rPr>
          <w:noProof/>
        </w:rPr>
        <w:br w:type="page"/>
      </w:r>
    </w:p>
    <w:p w:rsidR="0033075B" w:rsidRDefault="0033075B" w:rsidP="0033075B">
      <w:pPr>
        <w:rPr>
          <w:noProof/>
        </w:rPr>
      </w:pPr>
      <w:r>
        <w:rPr>
          <w:noProof/>
        </w:rPr>
        <w:lastRenderedPageBreak/>
        <w:t>This will display the Dataset Properties dialog, including the Query being used to generate the report,</w:t>
      </w:r>
    </w:p>
    <w:p w:rsidR="0033075B" w:rsidRDefault="0033075B" w:rsidP="0033075B">
      <w:pPr>
        <w:jc w:val="center"/>
        <w:rPr>
          <w:noProof/>
          <w:lang w:eastAsia="en-US"/>
        </w:rPr>
      </w:pPr>
      <w:r>
        <w:rPr>
          <w:noProof/>
        </w:rPr>
        <w:drawing>
          <wp:inline distT="0" distB="0" distL="0" distR="0" wp14:anchorId="0C2B11DC" wp14:editId="48B7E6A4">
            <wp:extent cx="4086225" cy="2143125"/>
            <wp:effectExtent l="190500" t="190500" r="200025" b="2000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086225" cy="2143125"/>
                    </a:xfrm>
                    <a:prstGeom prst="rect">
                      <a:avLst/>
                    </a:prstGeom>
                    <a:ln>
                      <a:noFill/>
                    </a:ln>
                    <a:effectLst>
                      <a:outerShdw blurRad="190500" algn="tl" rotWithShape="0">
                        <a:srgbClr val="000000">
                          <a:alpha val="70000"/>
                        </a:srgbClr>
                      </a:outerShdw>
                    </a:effectLst>
                  </pic:spPr>
                </pic:pic>
              </a:graphicData>
            </a:graphic>
          </wp:inline>
        </w:drawing>
      </w:r>
    </w:p>
    <w:p w:rsidR="0033075B" w:rsidRDefault="0033075B" w:rsidP="0033075B">
      <w:pPr>
        <w:rPr>
          <w:noProof/>
          <w:lang w:eastAsia="en-US"/>
        </w:rPr>
      </w:pPr>
      <w:r>
        <w:rPr>
          <w:noProof/>
          <w:lang w:eastAsia="en-US"/>
        </w:rPr>
        <w:t xml:space="preserve">Avoiding the </w:t>
      </w:r>
      <w:r>
        <w:rPr>
          <w:i/>
          <w:noProof/>
          <w:lang w:eastAsia="en-US"/>
        </w:rPr>
        <w:t>Query Designer</w:t>
      </w:r>
      <w:r>
        <w:rPr>
          <w:noProof/>
          <w:lang w:eastAsia="en-US"/>
        </w:rPr>
        <w:t xml:space="preserve"> , we can edit the SQL query directly and add the % wildcards so the end user no longer has to enter them,</w:t>
      </w:r>
    </w:p>
    <w:p w:rsidR="0033075B" w:rsidRDefault="0033075B" w:rsidP="0033075B">
      <w:pPr>
        <w:jc w:val="center"/>
        <w:rPr>
          <w:noProof/>
          <w:lang w:eastAsia="en-US"/>
        </w:rPr>
      </w:pPr>
      <w:r>
        <w:rPr>
          <w:noProof/>
        </w:rPr>
        <w:drawing>
          <wp:inline distT="0" distB="0" distL="0" distR="0" wp14:anchorId="65EFF4D1" wp14:editId="4A4F8841">
            <wp:extent cx="4324350" cy="2200275"/>
            <wp:effectExtent l="190500" t="190500" r="190500" b="2000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324350" cy="2200275"/>
                    </a:xfrm>
                    <a:prstGeom prst="rect">
                      <a:avLst/>
                    </a:prstGeom>
                    <a:ln>
                      <a:noFill/>
                    </a:ln>
                    <a:effectLst>
                      <a:outerShdw blurRad="190500" algn="tl" rotWithShape="0">
                        <a:srgbClr val="000000">
                          <a:alpha val="70000"/>
                        </a:srgbClr>
                      </a:outerShdw>
                    </a:effectLst>
                  </pic:spPr>
                </pic:pic>
              </a:graphicData>
            </a:graphic>
          </wp:inline>
        </w:drawing>
      </w:r>
    </w:p>
    <w:p w:rsidR="0033075B" w:rsidRDefault="00102A16" w:rsidP="0033075B">
      <w:pPr>
        <w:rPr>
          <w:noProof/>
          <w:lang w:eastAsia="en-US"/>
        </w:rPr>
      </w:pPr>
      <w:r>
        <w:rPr>
          <w:noProof/>
          <w:lang w:eastAsia="en-US"/>
        </w:rPr>
        <w:t xml:space="preserve">You can now run the </w:t>
      </w:r>
      <w:r w:rsidR="0033075B">
        <w:rPr>
          <w:noProof/>
          <w:lang w:eastAsia="en-US"/>
        </w:rPr>
        <w:t xml:space="preserve">report </w:t>
      </w:r>
      <w:r>
        <w:rPr>
          <w:noProof/>
          <w:lang w:eastAsia="en-US"/>
        </w:rPr>
        <w:t xml:space="preserve">again without </w:t>
      </w:r>
      <w:r w:rsidR="0033075B">
        <w:rPr>
          <w:noProof/>
          <w:lang w:eastAsia="en-US"/>
        </w:rPr>
        <w:t>t</w:t>
      </w:r>
      <w:r>
        <w:rPr>
          <w:noProof/>
          <w:lang w:eastAsia="en-US"/>
        </w:rPr>
        <w:t>yping in the % symbols</w:t>
      </w:r>
      <w:r w:rsidR="00106249">
        <w:rPr>
          <w:noProof/>
          <w:lang w:eastAsia="en-US"/>
        </w:rPr>
        <w:t>,</w:t>
      </w:r>
    </w:p>
    <w:p w:rsidR="00106249" w:rsidRDefault="00106249" w:rsidP="0033075B">
      <w:pPr>
        <w:rPr>
          <w:noProof/>
          <w:lang w:eastAsia="en-US"/>
        </w:rPr>
      </w:pPr>
    </w:p>
    <w:p w:rsidR="00106249" w:rsidRDefault="00106249" w:rsidP="00106249">
      <w:pPr>
        <w:jc w:val="center"/>
        <w:rPr>
          <w:noProof/>
          <w:lang w:eastAsia="en-US"/>
        </w:rPr>
      </w:pPr>
      <w:r>
        <w:rPr>
          <w:noProof/>
        </w:rPr>
        <w:drawing>
          <wp:inline distT="0" distB="0" distL="0" distR="0" wp14:anchorId="6679CE38" wp14:editId="3263EAF3">
            <wp:extent cx="4067175" cy="2105025"/>
            <wp:effectExtent l="190500" t="190500" r="200025" b="2000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067175" cy="2105025"/>
                    </a:xfrm>
                    <a:prstGeom prst="rect">
                      <a:avLst/>
                    </a:prstGeom>
                    <a:ln>
                      <a:noFill/>
                    </a:ln>
                    <a:effectLst>
                      <a:outerShdw blurRad="190500" algn="tl" rotWithShape="0">
                        <a:srgbClr val="000000">
                          <a:alpha val="70000"/>
                        </a:srgbClr>
                      </a:outerShdw>
                    </a:effectLst>
                  </pic:spPr>
                </pic:pic>
              </a:graphicData>
            </a:graphic>
          </wp:inline>
        </w:drawing>
      </w:r>
    </w:p>
    <w:p w:rsidR="003D072F" w:rsidRDefault="003D072F">
      <w:pPr>
        <w:rPr>
          <w:rFonts w:cs="Arial"/>
          <w:b/>
          <w:bCs/>
          <w:noProof/>
          <w:color w:val="993300"/>
          <w:sz w:val="20"/>
          <w:lang w:eastAsia="en-US"/>
        </w:rPr>
      </w:pPr>
      <w:r>
        <w:rPr>
          <w:noProof/>
        </w:rPr>
        <w:br w:type="page"/>
      </w:r>
    </w:p>
    <w:p w:rsidR="00106249" w:rsidRDefault="003D072F" w:rsidP="003D072F">
      <w:pPr>
        <w:pStyle w:val="Heading3"/>
        <w:rPr>
          <w:noProof/>
        </w:rPr>
      </w:pPr>
      <w:r>
        <w:rPr>
          <w:noProof/>
        </w:rPr>
        <w:lastRenderedPageBreak/>
        <w:t>Saving the report to the report server</w:t>
      </w:r>
    </w:p>
    <w:p w:rsidR="003D072F" w:rsidRPr="006E6213" w:rsidRDefault="006E6213" w:rsidP="003D072F">
      <w:pPr>
        <w:pStyle w:val="BodyText"/>
      </w:pPr>
      <w:r>
        <w:t xml:space="preserve">When you click on Save (the disc icon) or click on Save As you get the standard save dialog, which includes the ability to save to </w:t>
      </w:r>
      <w:r>
        <w:rPr>
          <w:i/>
        </w:rPr>
        <w:t>Recent Sites and Servers</w:t>
      </w:r>
      <w:r>
        <w:t xml:space="preserve"> as well as the file system.  In this you can select your report server and then navigate to a folder where the report should be located,</w:t>
      </w:r>
    </w:p>
    <w:p w:rsidR="006E6213" w:rsidRDefault="006E6213" w:rsidP="003D072F">
      <w:pPr>
        <w:pStyle w:val="BodyText"/>
      </w:pPr>
    </w:p>
    <w:p w:rsidR="006E6213" w:rsidRDefault="006E6213" w:rsidP="006E6213">
      <w:pPr>
        <w:pStyle w:val="BodyText"/>
        <w:jc w:val="center"/>
      </w:pPr>
      <w:r>
        <w:rPr>
          <w:noProof/>
          <w:lang w:eastAsia="en-GB"/>
        </w:rPr>
        <w:drawing>
          <wp:inline distT="0" distB="0" distL="0" distR="0" wp14:anchorId="57B71611" wp14:editId="49149853">
            <wp:extent cx="5943600" cy="4394835"/>
            <wp:effectExtent l="190500" t="190500" r="190500" b="1962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4394835"/>
                    </a:xfrm>
                    <a:prstGeom prst="rect">
                      <a:avLst/>
                    </a:prstGeom>
                    <a:ln>
                      <a:noFill/>
                    </a:ln>
                    <a:effectLst>
                      <a:outerShdw blurRad="190500" algn="tl" rotWithShape="0">
                        <a:srgbClr val="000000">
                          <a:alpha val="70000"/>
                        </a:srgbClr>
                      </a:outerShdw>
                    </a:effectLst>
                  </pic:spPr>
                </pic:pic>
              </a:graphicData>
            </a:graphic>
          </wp:inline>
        </w:drawing>
      </w:r>
    </w:p>
    <w:p w:rsidR="00C63E49" w:rsidRDefault="00C63E49" w:rsidP="00C63E49">
      <w:pPr>
        <w:jc w:val="center"/>
      </w:pPr>
      <w:r>
        <w:rPr>
          <w:noProof/>
        </w:rPr>
        <w:drawing>
          <wp:inline distT="0" distB="0" distL="0" distR="0" wp14:anchorId="420C71AA" wp14:editId="04BE664C">
            <wp:extent cx="4124325" cy="1647825"/>
            <wp:effectExtent l="190500" t="190500" r="200025" b="2000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124325" cy="1647825"/>
                    </a:xfrm>
                    <a:prstGeom prst="rect">
                      <a:avLst/>
                    </a:prstGeom>
                    <a:ln>
                      <a:noFill/>
                    </a:ln>
                    <a:effectLst>
                      <a:outerShdw blurRad="190500" algn="tl" rotWithShape="0">
                        <a:srgbClr val="000000">
                          <a:alpha val="70000"/>
                        </a:srgbClr>
                      </a:outerShdw>
                    </a:effectLst>
                  </pic:spPr>
                </pic:pic>
              </a:graphicData>
            </a:graphic>
          </wp:inline>
        </w:drawing>
      </w:r>
    </w:p>
    <w:p w:rsidR="00C63E49" w:rsidRDefault="00C63E49">
      <w:r>
        <w:br w:type="page"/>
      </w:r>
    </w:p>
    <w:p w:rsidR="00C63E49" w:rsidRPr="00C63E49" w:rsidRDefault="00C63E49" w:rsidP="00C63E49">
      <w:pPr>
        <w:rPr>
          <w:noProof/>
        </w:rPr>
      </w:pPr>
      <w:r>
        <w:lastRenderedPageBreak/>
        <w:t xml:space="preserve">Once you have the folder name you want selected, enter a </w:t>
      </w:r>
      <w:r w:rsidRPr="00C63E49">
        <w:rPr>
          <w:i/>
        </w:rPr>
        <w:t>Name</w:t>
      </w:r>
      <w:r>
        <w:t xml:space="preserve"> for the report, say </w:t>
      </w:r>
      <w:r>
        <w:rPr>
          <w:i/>
        </w:rPr>
        <w:t>PrisonerDetails</w:t>
      </w:r>
      <w:r>
        <w:t xml:space="preserve"> and then click on </w:t>
      </w:r>
      <w:r>
        <w:rPr>
          <w:i/>
        </w:rPr>
        <w:t>Save</w:t>
      </w:r>
      <w:r>
        <w:t>.</w:t>
      </w:r>
    </w:p>
    <w:p w:rsidR="00C63E49" w:rsidRDefault="00C63E49" w:rsidP="00C63E49">
      <w:r>
        <w:rPr>
          <w:noProof/>
        </w:rPr>
        <w:drawing>
          <wp:inline distT="0" distB="0" distL="0" distR="0" wp14:anchorId="64275C3C" wp14:editId="0974EBFD">
            <wp:extent cx="5943600" cy="4273550"/>
            <wp:effectExtent l="190500" t="190500" r="190500" b="1841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4273550"/>
                    </a:xfrm>
                    <a:prstGeom prst="rect">
                      <a:avLst/>
                    </a:prstGeom>
                    <a:ln>
                      <a:noFill/>
                    </a:ln>
                    <a:effectLst>
                      <a:outerShdw blurRad="190500" algn="tl" rotWithShape="0">
                        <a:srgbClr val="000000">
                          <a:alpha val="70000"/>
                        </a:srgbClr>
                      </a:outerShdw>
                    </a:effectLst>
                  </pic:spPr>
                </pic:pic>
              </a:graphicData>
            </a:graphic>
          </wp:inline>
        </w:drawing>
      </w:r>
    </w:p>
    <w:p w:rsidR="00873BDB" w:rsidRDefault="00873BDB">
      <w:pPr>
        <w:rPr>
          <w:rFonts w:cs="Arial"/>
          <w:b/>
          <w:bCs/>
          <w:color w:val="993300"/>
          <w:sz w:val="20"/>
          <w:lang w:eastAsia="en-US"/>
        </w:rPr>
      </w:pPr>
      <w:r>
        <w:br w:type="page"/>
      </w:r>
    </w:p>
    <w:p w:rsidR="00873BDB" w:rsidRDefault="00873BDB" w:rsidP="00873BDB">
      <w:pPr>
        <w:pStyle w:val="Heading3"/>
      </w:pPr>
      <w:r>
        <w:lastRenderedPageBreak/>
        <w:t>Viewing the report as a normal user</w:t>
      </w:r>
    </w:p>
    <w:p w:rsidR="00873BDB" w:rsidRDefault="00873BDB" w:rsidP="00873BDB">
      <w:pPr>
        <w:pStyle w:val="BodyText"/>
      </w:pPr>
      <w:r>
        <w:t>Now we can use Internet Explorer to view the report,</w:t>
      </w:r>
    </w:p>
    <w:p w:rsidR="00873BDB" w:rsidRDefault="00873BDB" w:rsidP="00873BDB">
      <w:pPr>
        <w:pStyle w:val="BodyText"/>
        <w:jc w:val="center"/>
      </w:pPr>
      <w:r>
        <w:rPr>
          <w:noProof/>
          <w:lang w:eastAsia="en-GB"/>
        </w:rPr>
        <w:drawing>
          <wp:inline distT="0" distB="0" distL="0" distR="0" wp14:anchorId="3E55CF64" wp14:editId="500D007A">
            <wp:extent cx="5143500" cy="3305175"/>
            <wp:effectExtent l="190500" t="190500" r="190500" b="2000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143500" cy="3305175"/>
                    </a:xfrm>
                    <a:prstGeom prst="rect">
                      <a:avLst/>
                    </a:prstGeom>
                    <a:ln>
                      <a:noFill/>
                    </a:ln>
                    <a:effectLst>
                      <a:outerShdw blurRad="190500" algn="tl" rotWithShape="0">
                        <a:srgbClr val="000000">
                          <a:alpha val="70000"/>
                        </a:srgbClr>
                      </a:outerShdw>
                    </a:effectLst>
                  </pic:spPr>
                </pic:pic>
              </a:graphicData>
            </a:graphic>
          </wp:inline>
        </w:drawing>
      </w:r>
    </w:p>
    <w:p w:rsidR="00873BDB" w:rsidRDefault="00873BDB" w:rsidP="00873BDB">
      <w:pPr>
        <w:pStyle w:val="BodyText"/>
      </w:pPr>
      <w:r>
        <w:t xml:space="preserve">When you click on the </w:t>
      </w:r>
      <w:r>
        <w:rPr>
          <w:i/>
        </w:rPr>
        <w:t>PrisonerDetails</w:t>
      </w:r>
      <w:r>
        <w:t xml:space="preserve"> report you can then enter a partial surname and click </w:t>
      </w:r>
      <w:r>
        <w:rPr>
          <w:i/>
        </w:rPr>
        <w:t>Enter</w:t>
      </w:r>
      <w:r>
        <w:t>,</w:t>
      </w:r>
    </w:p>
    <w:p w:rsidR="00873BDB" w:rsidRDefault="00873BDB" w:rsidP="00873BDB">
      <w:pPr>
        <w:pStyle w:val="BodyText"/>
        <w:jc w:val="center"/>
      </w:pPr>
      <w:r>
        <w:rPr>
          <w:noProof/>
          <w:lang w:eastAsia="en-GB"/>
        </w:rPr>
        <w:drawing>
          <wp:inline distT="0" distB="0" distL="0" distR="0" wp14:anchorId="16FBDEA6" wp14:editId="30834EB4">
            <wp:extent cx="5943600" cy="3244850"/>
            <wp:effectExtent l="190500" t="190500" r="190500" b="1841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3244850"/>
                    </a:xfrm>
                    <a:prstGeom prst="rect">
                      <a:avLst/>
                    </a:prstGeom>
                    <a:ln>
                      <a:noFill/>
                    </a:ln>
                    <a:effectLst>
                      <a:outerShdw blurRad="190500" algn="tl" rotWithShape="0">
                        <a:srgbClr val="000000">
                          <a:alpha val="70000"/>
                        </a:srgbClr>
                      </a:outerShdw>
                    </a:effectLst>
                  </pic:spPr>
                </pic:pic>
              </a:graphicData>
            </a:graphic>
          </wp:inline>
        </w:drawing>
      </w:r>
    </w:p>
    <w:p w:rsidR="00BB0AE1" w:rsidRDefault="00BB0AE1">
      <w:r>
        <w:br w:type="page"/>
      </w:r>
    </w:p>
    <w:p w:rsidR="00BB0AE1" w:rsidRDefault="00BB0AE1" w:rsidP="00BB0AE1">
      <w:r>
        <w:lastRenderedPageBreak/>
        <w:t>On the toolbar above the report (the one with paging) you can use the floppy disc icon with a green arrow to export the data to PDF, Excel or Word format for processing later.</w:t>
      </w:r>
    </w:p>
    <w:p w:rsidR="00BB0AE1" w:rsidRPr="00873BDB" w:rsidRDefault="00BB0AE1" w:rsidP="00BB0AE1">
      <w:pPr>
        <w:jc w:val="center"/>
      </w:pPr>
      <w:r>
        <w:rPr>
          <w:noProof/>
        </w:rPr>
        <w:drawing>
          <wp:inline distT="0" distB="0" distL="0" distR="0" wp14:anchorId="54759F7B" wp14:editId="6551DE2A">
            <wp:extent cx="5943600" cy="1277620"/>
            <wp:effectExtent l="190500" t="190500" r="190500" b="1892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277620"/>
                    </a:xfrm>
                    <a:prstGeom prst="rect">
                      <a:avLst/>
                    </a:prstGeom>
                    <a:ln>
                      <a:noFill/>
                    </a:ln>
                    <a:effectLst>
                      <a:outerShdw blurRad="190500" algn="tl" rotWithShape="0">
                        <a:srgbClr val="000000">
                          <a:alpha val="70000"/>
                        </a:srgbClr>
                      </a:outerShdw>
                    </a:effectLst>
                  </pic:spPr>
                </pic:pic>
              </a:graphicData>
            </a:graphic>
          </wp:inline>
        </w:drawing>
      </w:r>
    </w:p>
    <w:sectPr w:rsidR="00BB0AE1" w:rsidRPr="00873BDB" w:rsidSect="00F42935">
      <w:headerReference w:type="default" r:id="rId63"/>
      <w:footerReference w:type="default" r:id="rId64"/>
      <w:footerReference w:type="first" r:id="rId65"/>
      <w:pgSz w:w="11906" w:h="16838" w:code="9"/>
      <w:pgMar w:top="1134" w:right="1134" w:bottom="1418" w:left="1134" w:header="357" w:footer="35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0F39" w:rsidRDefault="00630F39">
      <w:r>
        <w:separator/>
      </w:r>
    </w:p>
  </w:endnote>
  <w:endnote w:type="continuationSeparator" w:id="0">
    <w:p w:rsidR="00630F39" w:rsidRDefault="00630F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17C9" w:rsidRPr="00A316B5" w:rsidRDefault="000417C9">
    <w:pPr>
      <w:pStyle w:val="Footer"/>
      <w:rPr>
        <w:spacing w:val="6"/>
      </w:rPr>
    </w:pPr>
  </w:p>
  <w:tbl>
    <w:tblPr>
      <w:tblW w:w="5000" w:type="pct"/>
      <w:tblInd w:w="8" w:type="dxa"/>
      <w:tblBorders>
        <w:top w:val="single" w:sz="4" w:space="0" w:color="auto"/>
        <w:insideH w:val="single" w:sz="4" w:space="0" w:color="auto"/>
      </w:tblBorders>
      <w:tblLook w:val="01E0" w:firstRow="1" w:lastRow="1" w:firstColumn="1" w:lastColumn="1" w:noHBand="0" w:noVBand="0"/>
    </w:tblPr>
    <w:tblGrid>
      <w:gridCol w:w="5424"/>
      <w:gridCol w:w="4214"/>
    </w:tblGrid>
    <w:tr w:rsidR="000417C9" w:rsidRPr="00A316B5">
      <w:tc>
        <w:tcPr>
          <w:tcW w:w="2814" w:type="pct"/>
          <w:tcBorders>
            <w:top w:val="single" w:sz="4" w:space="0" w:color="auto"/>
            <w:bottom w:val="nil"/>
          </w:tcBorders>
          <w:tcMar>
            <w:top w:w="57" w:type="dxa"/>
            <w:left w:w="0" w:type="dxa"/>
            <w:right w:w="0" w:type="dxa"/>
          </w:tcMar>
          <w:vAlign w:val="center"/>
        </w:tcPr>
        <w:p w:rsidR="000417C9" w:rsidRPr="00A316B5" w:rsidRDefault="00AC4E92">
          <w:pPr>
            <w:pStyle w:val="Footer"/>
            <w:tabs>
              <w:tab w:val="clear" w:pos="4153"/>
              <w:tab w:val="clear" w:pos="8306"/>
            </w:tabs>
          </w:pPr>
          <w:fldSimple w:instr=" FILENAME ">
            <w:r w:rsidR="000417C9">
              <w:rPr>
                <w:noProof/>
              </w:rPr>
              <w:t>Document3</w:t>
            </w:r>
          </w:fldSimple>
        </w:p>
      </w:tc>
      <w:tc>
        <w:tcPr>
          <w:tcW w:w="2186" w:type="pct"/>
          <w:tcBorders>
            <w:top w:val="single" w:sz="4" w:space="0" w:color="auto"/>
            <w:bottom w:val="nil"/>
          </w:tcBorders>
          <w:tcMar>
            <w:top w:w="57" w:type="dxa"/>
            <w:left w:w="0" w:type="dxa"/>
            <w:right w:w="0" w:type="dxa"/>
          </w:tcMar>
          <w:vAlign w:val="center"/>
        </w:tcPr>
        <w:p w:rsidR="000417C9" w:rsidRPr="00A316B5" w:rsidRDefault="000417C9" w:rsidP="001C1796">
          <w:pPr>
            <w:pStyle w:val="Footer"/>
            <w:tabs>
              <w:tab w:val="clear" w:pos="4153"/>
              <w:tab w:val="clear" w:pos="8306"/>
            </w:tabs>
            <w:jc w:val="right"/>
          </w:pPr>
          <w:r>
            <w:t>© 2011 Tiger Computer Services Ltd</w:t>
          </w:r>
        </w:p>
      </w:tc>
    </w:tr>
    <w:tr w:rsidR="000417C9" w:rsidRPr="00A316B5">
      <w:trPr>
        <w:trHeight w:val="209"/>
      </w:trPr>
      <w:tc>
        <w:tcPr>
          <w:tcW w:w="2814" w:type="pct"/>
          <w:tcBorders>
            <w:top w:val="nil"/>
            <w:bottom w:val="nil"/>
          </w:tcBorders>
          <w:tcMar>
            <w:top w:w="57" w:type="dxa"/>
            <w:left w:w="0" w:type="dxa"/>
            <w:right w:w="0" w:type="dxa"/>
          </w:tcMar>
          <w:vAlign w:val="center"/>
        </w:tcPr>
        <w:p w:rsidR="000417C9" w:rsidRPr="00A316B5" w:rsidRDefault="000417C9">
          <w:pPr>
            <w:pStyle w:val="Footer"/>
            <w:tabs>
              <w:tab w:val="clear" w:pos="4153"/>
              <w:tab w:val="clear" w:pos="8306"/>
            </w:tabs>
          </w:pPr>
          <w:r w:rsidRPr="00A316B5">
            <w:t xml:space="preserve">Page </w:t>
          </w:r>
          <w:r>
            <w:fldChar w:fldCharType="begin"/>
          </w:r>
          <w:r>
            <w:instrText xml:space="preserve"> PAGE </w:instrText>
          </w:r>
          <w:r>
            <w:fldChar w:fldCharType="separate"/>
          </w:r>
          <w:r w:rsidR="00B77880">
            <w:rPr>
              <w:noProof/>
            </w:rPr>
            <w:t>29</w:t>
          </w:r>
          <w:r>
            <w:rPr>
              <w:noProof/>
            </w:rPr>
            <w:fldChar w:fldCharType="end"/>
          </w:r>
          <w:r w:rsidRPr="00A316B5">
            <w:t xml:space="preserve"> of </w:t>
          </w:r>
          <w:fldSimple w:instr=" NUMPAGES ">
            <w:r w:rsidR="00B77880">
              <w:rPr>
                <w:noProof/>
              </w:rPr>
              <w:t>29</w:t>
            </w:r>
          </w:fldSimple>
        </w:p>
      </w:tc>
      <w:tc>
        <w:tcPr>
          <w:tcW w:w="2186" w:type="pct"/>
          <w:tcBorders>
            <w:top w:val="nil"/>
            <w:bottom w:val="nil"/>
          </w:tcBorders>
          <w:tcMar>
            <w:top w:w="57" w:type="dxa"/>
            <w:left w:w="0" w:type="dxa"/>
            <w:right w:w="0" w:type="dxa"/>
          </w:tcMar>
          <w:vAlign w:val="center"/>
        </w:tcPr>
        <w:p w:rsidR="000417C9" w:rsidRPr="00A316B5" w:rsidRDefault="000417C9">
          <w:pPr>
            <w:pStyle w:val="Footer"/>
            <w:tabs>
              <w:tab w:val="clear" w:pos="4153"/>
              <w:tab w:val="clear" w:pos="8306"/>
            </w:tabs>
            <w:jc w:val="right"/>
          </w:pPr>
          <w:r w:rsidRPr="00A316B5">
            <w:t xml:space="preserve">Author:  </w:t>
          </w:r>
          <w:fldSimple w:instr=" AUTHOR ">
            <w:r>
              <w:rPr>
                <w:noProof/>
              </w:rPr>
              <w:t>Liam Westley</w:t>
            </w:r>
          </w:fldSimple>
        </w:p>
      </w:tc>
    </w:tr>
    <w:tr w:rsidR="000417C9" w:rsidRPr="00A316B5">
      <w:trPr>
        <w:cantSplit/>
        <w:trHeight w:val="227"/>
      </w:trPr>
      <w:tc>
        <w:tcPr>
          <w:tcW w:w="5000" w:type="pct"/>
          <w:gridSpan w:val="2"/>
          <w:tcBorders>
            <w:top w:val="nil"/>
            <w:bottom w:val="nil"/>
          </w:tcBorders>
          <w:tcMar>
            <w:top w:w="170" w:type="dxa"/>
            <w:left w:w="0" w:type="dxa"/>
            <w:right w:w="0" w:type="dxa"/>
          </w:tcMar>
          <w:vAlign w:val="center"/>
        </w:tcPr>
        <w:p w:rsidR="000417C9" w:rsidRPr="00A316B5" w:rsidRDefault="000417C9" w:rsidP="00516590">
          <w:pPr>
            <w:pStyle w:val="Footer"/>
            <w:jc w:val="center"/>
          </w:pPr>
          <w:r>
            <w:t>In commercial confidence and subject to contract.</w:t>
          </w:r>
        </w:p>
      </w:tc>
    </w:tr>
  </w:tbl>
  <w:p w:rsidR="000417C9" w:rsidRPr="00A316B5" w:rsidRDefault="000417C9">
    <w:pPr>
      <w:pStyle w:val="Footer"/>
      <w:rPr>
        <w:rFonts w:cs="Arial"/>
        <w:bCs/>
        <w:spacing w:val="7"/>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54" w:type="dxa"/>
      <w:jc w:val="center"/>
      <w:tblBorders>
        <w:top w:val="single" w:sz="4" w:space="0" w:color="auto"/>
        <w:left w:val="single" w:sz="4" w:space="0" w:color="auto"/>
        <w:bottom w:val="single" w:sz="4" w:space="0" w:color="auto"/>
        <w:right w:val="single" w:sz="4" w:space="0" w:color="auto"/>
      </w:tblBorders>
      <w:tblCellMar>
        <w:left w:w="28" w:type="dxa"/>
        <w:right w:w="28" w:type="dxa"/>
      </w:tblCellMar>
      <w:tblLook w:val="0000" w:firstRow="0" w:lastRow="0" w:firstColumn="0" w:lastColumn="0" w:noHBand="0" w:noVBand="0"/>
    </w:tblPr>
    <w:tblGrid>
      <w:gridCol w:w="9654"/>
    </w:tblGrid>
    <w:tr w:rsidR="000417C9" w:rsidRPr="00A316B5">
      <w:trPr>
        <w:cantSplit/>
        <w:trHeight w:hRule="exact" w:val="706"/>
        <w:jc w:val="center"/>
      </w:trPr>
      <w:tc>
        <w:tcPr>
          <w:tcW w:w="9654" w:type="dxa"/>
          <w:tcMar>
            <w:left w:w="0" w:type="dxa"/>
            <w:right w:w="0" w:type="dxa"/>
          </w:tcMar>
          <w:vAlign w:val="center"/>
        </w:tcPr>
        <w:p w:rsidR="000417C9" w:rsidRDefault="000417C9" w:rsidP="000C67DF">
          <w:pPr>
            <w:pStyle w:val="xCoverAddress"/>
            <w:rPr>
              <w:sz w:val="18"/>
              <w:szCs w:val="18"/>
            </w:rPr>
          </w:pPr>
          <w:r>
            <w:rPr>
              <w:sz w:val="18"/>
              <w:szCs w:val="18"/>
            </w:rPr>
            <w:t>Tiger Computer Services Ltd</w:t>
          </w:r>
        </w:p>
        <w:p w:rsidR="000417C9" w:rsidRDefault="000417C9" w:rsidP="000C67DF">
          <w:pPr>
            <w:pStyle w:val="xCoverAddress"/>
            <w:rPr>
              <w:sz w:val="18"/>
              <w:szCs w:val="18"/>
            </w:rPr>
          </w:pPr>
          <w:smartTag w:uri="urn:schemas-microsoft-com:office:smarttags" w:element="Street">
            <w:smartTag w:uri="urn:schemas-microsoft-com:office:smarttags" w:element="address">
              <w:r>
                <w:rPr>
                  <w:sz w:val="18"/>
                  <w:szCs w:val="18"/>
                </w:rPr>
                <w:t>387 London Road</w:t>
              </w:r>
            </w:smartTag>
          </w:smartTag>
          <w:r>
            <w:rPr>
              <w:sz w:val="18"/>
              <w:szCs w:val="18"/>
            </w:rPr>
            <w:t xml:space="preserve">, Isleworth, </w:t>
          </w:r>
          <w:smartTag w:uri="urn:schemas-microsoft-com:office:smarttags" w:element="place">
            <w:smartTag w:uri="urn:schemas-microsoft-com:office:smarttags" w:element="City">
              <w:r>
                <w:rPr>
                  <w:sz w:val="18"/>
                  <w:szCs w:val="18"/>
                </w:rPr>
                <w:t>Middlesex</w:t>
              </w:r>
            </w:smartTag>
            <w:r>
              <w:rPr>
                <w:sz w:val="18"/>
                <w:szCs w:val="18"/>
              </w:rPr>
              <w:t xml:space="preserve">, </w:t>
            </w:r>
            <w:smartTag w:uri="urn:schemas-microsoft-com:office:smarttags" w:element="PostalCode">
              <w:r>
                <w:rPr>
                  <w:sz w:val="18"/>
                  <w:szCs w:val="18"/>
                </w:rPr>
                <w:t>TW7 5XF</w:t>
              </w:r>
            </w:smartTag>
          </w:smartTag>
          <w:r>
            <w:rPr>
              <w:sz w:val="18"/>
              <w:szCs w:val="18"/>
            </w:rPr>
            <w:t xml:space="preserve">     </w:t>
          </w:r>
        </w:p>
        <w:p w:rsidR="000417C9" w:rsidRPr="00A316B5" w:rsidRDefault="000417C9" w:rsidP="000C67DF">
          <w:pPr>
            <w:pStyle w:val="xCoverAddress"/>
            <w:rPr>
              <w:sz w:val="18"/>
              <w:szCs w:val="18"/>
            </w:rPr>
          </w:pPr>
          <w:smartTag w:uri="urn:schemas-microsoft-com:office:smarttags" w:element="country-region">
            <w:smartTag w:uri="urn:schemas-microsoft-com:office:smarttags" w:element="place">
              <w:r>
                <w:rPr>
                  <w:sz w:val="18"/>
                  <w:szCs w:val="18"/>
                </w:rPr>
                <w:t>United Kingdom</w:t>
              </w:r>
            </w:smartTag>
          </w:smartTag>
        </w:p>
      </w:tc>
    </w:tr>
    <w:tr w:rsidR="000417C9" w:rsidRPr="00A316B5">
      <w:trPr>
        <w:cantSplit/>
        <w:trHeight w:hRule="exact" w:val="365"/>
        <w:jc w:val="center"/>
      </w:trPr>
      <w:tc>
        <w:tcPr>
          <w:tcW w:w="9654" w:type="dxa"/>
          <w:tcMar>
            <w:left w:w="0" w:type="dxa"/>
            <w:right w:w="0" w:type="dxa"/>
          </w:tcMar>
          <w:vAlign w:val="center"/>
        </w:tcPr>
        <w:p w:rsidR="000417C9" w:rsidRPr="000C67DF" w:rsidRDefault="000417C9" w:rsidP="001065BC">
          <w:pPr>
            <w:pStyle w:val="xCoverAddress"/>
            <w:rPr>
              <w:sz w:val="18"/>
              <w:szCs w:val="18"/>
            </w:rPr>
          </w:pPr>
          <w:r w:rsidRPr="000C67DF">
            <w:rPr>
              <w:sz w:val="18"/>
              <w:szCs w:val="18"/>
            </w:rPr>
            <w:t>© 20</w:t>
          </w:r>
          <w:r>
            <w:rPr>
              <w:sz w:val="18"/>
              <w:szCs w:val="18"/>
            </w:rPr>
            <w:t>11</w:t>
          </w:r>
          <w:r w:rsidRPr="000C67DF">
            <w:rPr>
              <w:sz w:val="18"/>
              <w:szCs w:val="18"/>
            </w:rPr>
            <w:t xml:space="preserve"> Tiger Computer Services Ltd</w:t>
          </w:r>
        </w:p>
      </w:tc>
    </w:tr>
  </w:tbl>
  <w:p w:rsidR="000417C9" w:rsidRPr="00A316B5" w:rsidRDefault="000417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0F39" w:rsidRDefault="00630F39">
      <w:r>
        <w:separator/>
      </w:r>
    </w:p>
  </w:footnote>
  <w:footnote w:type="continuationSeparator" w:id="0">
    <w:p w:rsidR="00630F39" w:rsidRDefault="00630F3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59" w:type="pct"/>
      <w:tblInd w:w="8" w:type="dxa"/>
      <w:tblBorders>
        <w:bottom w:val="single" w:sz="4" w:space="0" w:color="auto"/>
        <w:insideH w:val="single" w:sz="4" w:space="0" w:color="auto"/>
      </w:tblBorders>
      <w:tblLook w:val="01E0" w:firstRow="1" w:lastRow="1" w:firstColumn="1" w:lastColumn="1" w:noHBand="0" w:noVBand="0"/>
    </w:tblPr>
    <w:tblGrid>
      <w:gridCol w:w="7544"/>
      <w:gridCol w:w="2208"/>
    </w:tblGrid>
    <w:tr w:rsidR="000417C9">
      <w:tc>
        <w:tcPr>
          <w:tcW w:w="3868" w:type="pct"/>
          <w:tcMar>
            <w:left w:w="0" w:type="dxa"/>
            <w:right w:w="0" w:type="dxa"/>
          </w:tcMar>
          <w:vAlign w:val="bottom"/>
        </w:tcPr>
        <w:p w:rsidR="000417C9" w:rsidRDefault="00AC4E92">
          <w:pPr>
            <w:pStyle w:val="Header"/>
          </w:pPr>
          <w:fldSimple w:instr=" TITLE   \* MERGEFORMAT ">
            <w:r w:rsidR="000417C9">
              <w:t>SQL Server 2008 R2 Express</w:t>
            </w:r>
          </w:fldSimple>
        </w:p>
        <w:p w:rsidR="000417C9" w:rsidRDefault="00AC4E92">
          <w:pPr>
            <w:pStyle w:val="Header"/>
            <w:numPr>
              <w:ins w:id="43" w:author="Craig Widdowson" w:date="2005-05-10T17:49:00Z"/>
            </w:numPr>
          </w:pPr>
          <w:fldSimple w:instr=" DOCPROPERTY  Subject  \* MERGEFORMAT ">
            <w:r w:rsidR="000417C9">
              <w:t>Installation Notes</w:t>
            </w:r>
          </w:fldSimple>
        </w:p>
        <w:p w:rsidR="000417C9" w:rsidRDefault="000417C9">
          <w:pPr>
            <w:pStyle w:val="Header"/>
            <w:spacing w:before="20" w:after="20"/>
            <w:rPr>
              <w:sz w:val="4"/>
            </w:rPr>
          </w:pPr>
          <w:r>
            <w:rPr>
              <w:sz w:val="4"/>
            </w:rPr>
            <w:t xml:space="preserve"> </w:t>
          </w:r>
        </w:p>
      </w:tc>
      <w:tc>
        <w:tcPr>
          <w:tcW w:w="1132" w:type="pct"/>
          <w:tcMar>
            <w:left w:w="0" w:type="dxa"/>
            <w:right w:w="0" w:type="dxa"/>
          </w:tcMar>
        </w:tcPr>
        <w:p w:rsidR="000417C9" w:rsidRDefault="000417C9" w:rsidP="00A316B5">
          <w:pPr>
            <w:pStyle w:val="Header"/>
            <w:tabs>
              <w:tab w:val="right" w:pos="1628"/>
            </w:tabs>
          </w:pPr>
          <w:r>
            <w:rPr>
              <w:noProof/>
            </w:rPr>
            <w:drawing>
              <wp:anchor distT="0" distB="0" distL="114300" distR="114300" simplePos="0" relativeHeight="251657728" behindDoc="0" locked="0" layoutInCell="1" allowOverlap="1" wp14:anchorId="0A4FE91F" wp14:editId="36AF0468">
                <wp:simplePos x="0" y="0"/>
                <wp:positionH relativeFrom="column">
                  <wp:posOffset>1102360</wp:posOffset>
                </wp:positionH>
                <wp:positionV relativeFrom="paragraph">
                  <wp:posOffset>20955</wp:posOffset>
                </wp:positionV>
                <wp:extent cx="214630" cy="228600"/>
                <wp:effectExtent l="1905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srcRect/>
                        <a:stretch>
                          <a:fillRect/>
                        </a:stretch>
                      </pic:blipFill>
                      <pic:spPr bwMode="auto">
                        <a:xfrm>
                          <a:off x="0" y="0"/>
                          <a:ext cx="214630" cy="228600"/>
                        </a:xfrm>
                        <a:prstGeom prst="rect">
                          <a:avLst/>
                        </a:prstGeom>
                        <a:noFill/>
                        <a:ln w="9525">
                          <a:noFill/>
                          <a:miter lim="800000"/>
                          <a:headEnd/>
                          <a:tailEnd/>
                        </a:ln>
                      </pic:spPr>
                    </pic:pic>
                  </a:graphicData>
                </a:graphic>
              </wp:anchor>
            </w:drawing>
          </w:r>
          <w:r>
            <w:tab/>
            <w:t>Tiger Computer</w:t>
          </w:r>
        </w:p>
        <w:p w:rsidR="000417C9" w:rsidRDefault="000417C9" w:rsidP="00A316B5">
          <w:pPr>
            <w:pStyle w:val="Header"/>
            <w:tabs>
              <w:tab w:val="right" w:pos="1628"/>
            </w:tabs>
          </w:pPr>
          <w:r>
            <w:tab/>
            <w:t>Services Ltd</w:t>
          </w:r>
        </w:p>
      </w:tc>
    </w:tr>
  </w:tbl>
  <w:p w:rsidR="000417C9" w:rsidRDefault="000417C9">
    <w:pPr>
      <w:pStyle w:val="Header"/>
      <w:spacing w:before="40" w:after="40"/>
      <w:rPr>
        <w:sz w:val="1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B286B26"/>
    <w:lvl w:ilvl="0">
      <w:start w:val="1"/>
      <w:numFmt w:val="decimal"/>
      <w:lvlText w:val="%1."/>
      <w:lvlJc w:val="left"/>
      <w:pPr>
        <w:tabs>
          <w:tab w:val="num" w:pos="1492"/>
        </w:tabs>
        <w:ind w:left="1492" w:hanging="360"/>
      </w:pPr>
    </w:lvl>
  </w:abstractNum>
  <w:abstractNum w:abstractNumId="1">
    <w:nsid w:val="FFFFFF7D"/>
    <w:multiLevelType w:val="singleLevel"/>
    <w:tmpl w:val="C1848586"/>
    <w:lvl w:ilvl="0">
      <w:start w:val="1"/>
      <w:numFmt w:val="decimal"/>
      <w:lvlText w:val="%1."/>
      <w:lvlJc w:val="left"/>
      <w:pPr>
        <w:tabs>
          <w:tab w:val="num" w:pos="1209"/>
        </w:tabs>
        <w:ind w:left="1209" w:hanging="360"/>
      </w:pPr>
    </w:lvl>
  </w:abstractNum>
  <w:abstractNum w:abstractNumId="2">
    <w:nsid w:val="FFFFFF7E"/>
    <w:multiLevelType w:val="singleLevel"/>
    <w:tmpl w:val="65D63D2A"/>
    <w:lvl w:ilvl="0">
      <w:start w:val="1"/>
      <w:numFmt w:val="decimal"/>
      <w:lvlText w:val="%1."/>
      <w:lvlJc w:val="left"/>
      <w:pPr>
        <w:tabs>
          <w:tab w:val="num" w:pos="926"/>
        </w:tabs>
        <w:ind w:left="926" w:hanging="360"/>
      </w:pPr>
    </w:lvl>
  </w:abstractNum>
  <w:abstractNum w:abstractNumId="3">
    <w:nsid w:val="FFFFFF7F"/>
    <w:multiLevelType w:val="singleLevel"/>
    <w:tmpl w:val="8868A090"/>
    <w:lvl w:ilvl="0">
      <w:start w:val="1"/>
      <w:numFmt w:val="decimal"/>
      <w:lvlText w:val="%1."/>
      <w:lvlJc w:val="left"/>
      <w:pPr>
        <w:tabs>
          <w:tab w:val="num" w:pos="643"/>
        </w:tabs>
        <w:ind w:left="643" w:hanging="360"/>
      </w:pPr>
    </w:lvl>
  </w:abstractNum>
  <w:abstractNum w:abstractNumId="4">
    <w:nsid w:val="FFFFFF80"/>
    <w:multiLevelType w:val="singleLevel"/>
    <w:tmpl w:val="C6EC008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740EF0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72CE4A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2AAA38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AA6A59AC"/>
    <w:lvl w:ilvl="0">
      <w:start w:val="1"/>
      <w:numFmt w:val="decimal"/>
      <w:lvlText w:val="%1."/>
      <w:lvlJc w:val="left"/>
      <w:pPr>
        <w:tabs>
          <w:tab w:val="num" w:pos="360"/>
        </w:tabs>
        <w:ind w:left="360" w:hanging="360"/>
      </w:pPr>
    </w:lvl>
  </w:abstractNum>
  <w:abstractNum w:abstractNumId="9">
    <w:nsid w:val="FFFFFF89"/>
    <w:multiLevelType w:val="singleLevel"/>
    <w:tmpl w:val="CEC85F7C"/>
    <w:lvl w:ilvl="0">
      <w:start w:val="1"/>
      <w:numFmt w:val="bullet"/>
      <w:lvlText w:val=""/>
      <w:lvlJc w:val="left"/>
      <w:pPr>
        <w:tabs>
          <w:tab w:val="num" w:pos="360"/>
        </w:tabs>
        <w:ind w:left="360" w:hanging="360"/>
      </w:pPr>
      <w:rPr>
        <w:rFonts w:ascii="Symbol" w:hAnsi="Symbol" w:hint="default"/>
      </w:rPr>
    </w:lvl>
  </w:abstractNum>
  <w:abstractNum w:abstractNumId="10">
    <w:nsid w:val="FFFFFFFE"/>
    <w:multiLevelType w:val="singleLevel"/>
    <w:tmpl w:val="89B8FD0C"/>
    <w:lvl w:ilvl="0">
      <w:numFmt w:val="decimal"/>
      <w:lvlText w:val="*"/>
      <w:lvlJc w:val="left"/>
    </w:lvl>
  </w:abstractNum>
  <w:abstractNum w:abstractNumId="11">
    <w:nsid w:val="01794001"/>
    <w:multiLevelType w:val="hybridMultilevel"/>
    <w:tmpl w:val="73224908"/>
    <w:lvl w:ilvl="0" w:tplc="0EF4F7A2">
      <w:start w:val="1"/>
      <w:numFmt w:val="bullet"/>
      <w:pStyle w:val="List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nsid w:val="0BDF2ACB"/>
    <w:multiLevelType w:val="hybridMultilevel"/>
    <w:tmpl w:val="AC6C1A88"/>
    <w:lvl w:ilvl="0" w:tplc="0D6A08EA">
      <w:start w:val="1"/>
      <w:numFmt w:val="bullet"/>
      <w:lvlText w:val=""/>
      <w:lvlJc w:val="left"/>
      <w:pPr>
        <w:tabs>
          <w:tab w:val="num" w:pos="417"/>
        </w:tabs>
        <w:ind w:left="340" w:hanging="28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7361E9B"/>
    <w:multiLevelType w:val="multilevel"/>
    <w:tmpl w:val="93EC514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4">
    <w:nsid w:val="1FE264A0"/>
    <w:multiLevelType w:val="multilevel"/>
    <w:tmpl w:val="87F4063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2818511A"/>
    <w:multiLevelType w:val="multilevel"/>
    <w:tmpl w:val="7322490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2ACB7AD0"/>
    <w:multiLevelType w:val="hybridMultilevel"/>
    <w:tmpl w:val="3DF20210"/>
    <w:lvl w:ilvl="0" w:tplc="992E2416">
      <w:start w:val="1"/>
      <w:numFmt w:val="bullet"/>
      <w:lvlText w:val=""/>
      <w:lvlJc w:val="left"/>
      <w:pPr>
        <w:tabs>
          <w:tab w:val="num" w:pos="360"/>
        </w:tabs>
        <w:ind w:left="360" w:hanging="360"/>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C7B1EAF"/>
    <w:multiLevelType w:val="multilevel"/>
    <w:tmpl w:val="90629218"/>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8">
    <w:nsid w:val="33382C84"/>
    <w:multiLevelType w:val="hybridMultilevel"/>
    <w:tmpl w:val="0456B6F4"/>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
    <w:nsid w:val="336035FC"/>
    <w:multiLevelType w:val="multilevel"/>
    <w:tmpl w:val="AF828A64"/>
    <w:lvl w:ilvl="0">
      <w:start w:val="1"/>
      <w:numFmt w:val="decimal"/>
      <w:lvlText w:val="%1.0"/>
      <w:lvlJc w:val="left"/>
      <w:pPr>
        <w:tabs>
          <w:tab w:val="num" w:pos="570"/>
        </w:tabs>
        <w:ind w:left="570" w:hanging="570"/>
      </w:pPr>
      <w:rPr>
        <w:rFonts w:hint="default"/>
      </w:rPr>
    </w:lvl>
    <w:lvl w:ilvl="1">
      <w:start w:val="1"/>
      <w:numFmt w:val="decimal"/>
      <w:lvlText w:val="%1.%2"/>
      <w:lvlJc w:val="left"/>
      <w:pPr>
        <w:tabs>
          <w:tab w:val="num" w:pos="1137"/>
        </w:tabs>
        <w:ind w:left="1137" w:hanging="570"/>
      </w:pPr>
      <w:rPr>
        <w:rFonts w:hint="default"/>
      </w:rPr>
    </w:lvl>
    <w:lvl w:ilvl="2">
      <w:start w:val="1"/>
      <w:numFmt w:val="decimalZero"/>
      <w:lvlText w:val="%1.%2.%3"/>
      <w:lvlJc w:val="left"/>
      <w:pPr>
        <w:tabs>
          <w:tab w:val="num" w:pos="1854"/>
        </w:tabs>
        <w:ind w:left="1854" w:hanging="720"/>
      </w:pPr>
      <w:rPr>
        <w:rFonts w:hint="default"/>
      </w:rPr>
    </w:lvl>
    <w:lvl w:ilvl="3">
      <w:start w:val="1"/>
      <w:numFmt w:val="decimal"/>
      <w:lvlText w:val="%1.%2.%3.%4"/>
      <w:lvlJc w:val="left"/>
      <w:pPr>
        <w:tabs>
          <w:tab w:val="num" w:pos="2421"/>
        </w:tabs>
        <w:ind w:left="2421" w:hanging="720"/>
      </w:pPr>
      <w:rPr>
        <w:rFonts w:hint="default"/>
      </w:rPr>
    </w:lvl>
    <w:lvl w:ilvl="4">
      <w:start w:val="1"/>
      <w:numFmt w:val="decimal"/>
      <w:lvlText w:val="%1.%2.%3.%4.%5"/>
      <w:lvlJc w:val="left"/>
      <w:pPr>
        <w:tabs>
          <w:tab w:val="num" w:pos="3348"/>
        </w:tabs>
        <w:ind w:left="3348" w:hanging="1080"/>
      </w:pPr>
      <w:rPr>
        <w:rFonts w:hint="default"/>
      </w:rPr>
    </w:lvl>
    <w:lvl w:ilvl="5">
      <w:start w:val="1"/>
      <w:numFmt w:val="decimal"/>
      <w:lvlText w:val="%1.%2.%3.%4.%5.%6"/>
      <w:lvlJc w:val="left"/>
      <w:pPr>
        <w:tabs>
          <w:tab w:val="num" w:pos="3915"/>
        </w:tabs>
        <w:ind w:left="3915" w:hanging="1080"/>
      </w:pPr>
      <w:rPr>
        <w:rFonts w:hint="default"/>
      </w:rPr>
    </w:lvl>
    <w:lvl w:ilvl="6">
      <w:start w:val="1"/>
      <w:numFmt w:val="decimal"/>
      <w:lvlText w:val="%1.%2.%3.%4.%5.%6.%7"/>
      <w:lvlJc w:val="left"/>
      <w:pPr>
        <w:tabs>
          <w:tab w:val="num" w:pos="4842"/>
        </w:tabs>
        <w:ind w:left="4842" w:hanging="1440"/>
      </w:pPr>
      <w:rPr>
        <w:rFonts w:hint="default"/>
      </w:rPr>
    </w:lvl>
    <w:lvl w:ilvl="7">
      <w:start w:val="1"/>
      <w:numFmt w:val="decimal"/>
      <w:lvlText w:val="%1.%2.%3.%4.%5.%6.%7.%8"/>
      <w:lvlJc w:val="left"/>
      <w:pPr>
        <w:tabs>
          <w:tab w:val="num" w:pos="5409"/>
        </w:tabs>
        <w:ind w:left="5409" w:hanging="1440"/>
      </w:pPr>
      <w:rPr>
        <w:rFonts w:hint="default"/>
      </w:rPr>
    </w:lvl>
    <w:lvl w:ilvl="8">
      <w:start w:val="1"/>
      <w:numFmt w:val="decimal"/>
      <w:lvlText w:val="%1.%2.%3.%4.%5.%6.%7.%8.%9"/>
      <w:lvlJc w:val="left"/>
      <w:pPr>
        <w:tabs>
          <w:tab w:val="num" w:pos="6336"/>
        </w:tabs>
        <w:ind w:left="6336" w:hanging="1800"/>
      </w:pPr>
      <w:rPr>
        <w:rFonts w:hint="default"/>
      </w:rPr>
    </w:lvl>
  </w:abstractNum>
  <w:abstractNum w:abstractNumId="20">
    <w:nsid w:val="38BA7B73"/>
    <w:multiLevelType w:val="hybridMultilevel"/>
    <w:tmpl w:val="B74ED11E"/>
    <w:lvl w:ilvl="0" w:tplc="7EC830A8">
      <w:start w:val="1"/>
      <w:numFmt w:val="bullet"/>
      <w:lvlText w:val=""/>
      <w:lvlJc w:val="left"/>
      <w:pPr>
        <w:tabs>
          <w:tab w:val="num" w:pos="417"/>
        </w:tabs>
        <w:ind w:left="340" w:hanging="283"/>
      </w:pPr>
      <w:rPr>
        <w:rFonts w:ascii="Symbol" w:hAnsi="Symbol" w:hint="default"/>
        <w:color w:val="999999"/>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DB345AD"/>
    <w:multiLevelType w:val="hybridMultilevel"/>
    <w:tmpl w:val="82AEE4C0"/>
    <w:lvl w:ilvl="0" w:tplc="0D6A08EA">
      <w:start w:val="1"/>
      <w:numFmt w:val="bullet"/>
      <w:lvlText w:val=""/>
      <w:lvlJc w:val="left"/>
      <w:pPr>
        <w:tabs>
          <w:tab w:val="num" w:pos="417"/>
        </w:tabs>
        <w:ind w:left="340" w:hanging="28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DBA396F"/>
    <w:multiLevelType w:val="hybridMultilevel"/>
    <w:tmpl w:val="33C2EC8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3">
    <w:nsid w:val="3DEC5612"/>
    <w:multiLevelType w:val="hybridMultilevel"/>
    <w:tmpl w:val="9230E66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4">
    <w:nsid w:val="40356102"/>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46DD5439"/>
    <w:multiLevelType w:val="hybridMultilevel"/>
    <w:tmpl w:val="B74ED11E"/>
    <w:lvl w:ilvl="0" w:tplc="0D6A08EA">
      <w:start w:val="1"/>
      <w:numFmt w:val="bullet"/>
      <w:lvlText w:val=""/>
      <w:lvlJc w:val="left"/>
      <w:pPr>
        <w:tabs>
          <w:tab w:val="num" w:pos="417"/>
        </w:tabs>
        <w:ind w:left="340" w:hanging="283"/>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4E111973"/>
    <w:multiLevelType w:val="multilevel"/>
    <w:tmpl w:val="4BBCF1C8"/>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7">
    <w:nsid w:val="4EA256AA"/>
    <w:multiLevelType w:val="hybridMultilevel"/>
    <w:tmpl w:val="FE3E327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8">
    <w:nsid w:val="5BB8777B"/>
    <w:multiLevelType w:val="multilevel"/>
    <w:tmpl w:val="05445FBE"/>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9">
    <w:nsid w:val="66B62EB6"/>
    <w:multiLevelType w:val="multilevel"/>
    <w:tmpl w:val="575023C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nsid w:val="69A640FF"/>
    <w:multiLevelType w:val="hybridMultilevel"/>
    <w:tmpl w:val="B74ED11E"/>
    <w:lvl w:ilvl="0" w:tplc="7EC830A8">
      <w:start w:val="1"/>
      <w:numFmt w:val="bullet"/>
      <w:lvlText w:val=""/>
      <w:lvlJc w:val="left"/>
      <w:pPr>
        <w:tabs>
          <w:tab w:val="num" w:pos="417"/>
        </w:tabs>
        <w:ind w:left="340" w:hanging="283"/>
      </w:pPr>
      <w:rPr>
        <w:rFonts w:ascii="Symbol" w:hAnsi="Symbol" w:hint="default"/>
        <w:color w:val="999999"/>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B2F2780"/>
    <w:multiLevelType w:val="hybridMultilevel"/>
    <w:tmpl w:val="1862C72E"/>
    <w:lvl w:ilvl="0" w:tplc="0D6A08EA">
      <w:start w:val="1"/>
      <w:numFmt w:val="bullet"/>
      <w:lvlText w:val=""/>
      <w:lvlJc w:val="left"/>
      <w:pPr>
        <w:tabs>
          <w:tab w:val="num" w:pos="360"/>
        </w:tabs>
        <w:ind w:left="283" w:hanging="283"/>
      </w:pPr>
      <w:rPr>
        <w:rFonts w:ascii="Symbol" w:hAnsi="Symbol" w:hint="default"/>
        <w:color w:val="auto"/>
      </w:rPr>
    </w:lvl>
    <w:lvl w:ilvl="1" w:tplc="04090003" w:tentative="1">
      <w:start w:val="1"/>
      <w:numFmt w:val="bullet"/>
      <w:lvlText w:val="o"/>
      <w:lvlJc w:val="left"/>
      <w:pPr>
        <w:tabs>
          <w:tab w:val="num" w:pos="1383"/>
        </w:tabs>
        <w:ind w:left="1383" w:hanging="360"/>
      </w:pPr>
      <w:rPr>
        <w:rFonts w:ascii="Courier New" w:hAnsi="Courier New" w:hint="default"/>
      </w:rPr>
    </w:lvl>
    <w:lvl w:ilvl="2" w:tplc="04090005" w:tentative="1">
      <w:start w:val="1"/>
      <w:numFmt w:val="bullet"/>
      <w:lvlText w:val=""/>
      <w:lvlJc w:val="left"/>
      <w:pPr>
        <w:tabs>
          <w:tab w:val="num" w:pos="2103"/>
        </w:tabs>
        <w:ind w:left="2103" w:hanging="360"/>
      </w:pPr>
      <w:rPr>
        <w:rFonts w:ascii="Wingdings" w:hAnsi="Wingdings" w:hint="default"/>
      </w:rPr>
    </w:lvl>
    <w:lvl w:ilvl="3" w:tplc="04090001" w:tentative="1">
      <w:start w:val="1"/>
      <w:numFmt w:val="bullet"/>
      <w:lvlText w:val=""/>
      <w:lvlJc w:val="left"/>
      <w:pPr>
        <w:tabs>
          <w:tab w:val="num" w:pos="2823"/>
        </w:tabs>
        <w:ind w:left="2823" w:hanging="360"/>
      </w:pPr>
      <w:rPr>
        <w:rFonts w:ascii="Symbol" w:hAnsi="Symbol" w:hint="default"/>
      </w:rPr>
    </w:lvl>
    <w:lvl w:ilvl="4" w:tplc="04090003" w:tentative="1">
      <w:start w:val="1"/>
      <w:numFmt w:val="bullet"/>
      <w:lvlText w:val="o"/>
      <w:lvlJc w:val="left"/>
      <w:pPr>
        <w:tabs>
          <w:tab w:val="num" w:pos="3543"/>
        </w:tabs>
        <w:ind w:left="3543" w:hanging="360"/>
      </w:pPr>
      <w:rPr>
        <w:rFonts w:ascii="Courier New" w:hAnsi="Courier New" w:hint="default"/>
      </w:rPr>
    </w:lvl>
    <w:lvl w:ilvl="5" w:tplc="04090005" w:tentative="1">
      <w:start w:val="1"/>
      <w:numFmt w:val="bullet"/>
      <w:lvlText w:val=""/>
      <w:lvlJc w:val="left"/>
      <w:pPr>
        <w:tabs>
          <w:tab w:val="num" w:pos="4263"/>
        </w:tabs>
        <w:ind w:left="4263" w:hanging="360"/>
      </w:pPr>
      <w:rPr>
        <w:rFonts w:ascii="Wingdings" w:hAnsi="Wingdings" w:hint="default"/>
      </w:rPr>
    </w:lvl>
    <w:lvl w:ilvl="6" w:tplc="04090001" w:tentative="1">
      <w:start w:val="1"/>
      <w:numFmt w:val="bullet"/>
      <w:lvlText w:val=""/>
      <w:lvlJc w:val="left"/>
      <w:pPr>
        <w:tabs>
          <w:tab w:val="num" w:pos="4983"/>
        </w:tabs>
        <w:ind w:left="4983" w:hanging="360"/>
      </w:pPr>
      <w:rPr>
        <w:rFonts w:ascii="Symbol" w:hAnsi="Symbol" w:hint="default"/>
      </w:rPr>
    </w:lvl>
    <w:lvl w:ilvl="7" w:tplc="04090003" w:tentative="1">
      <w:start w:val="1"/>
      <w:numFmt w:val="bullet"/>
      <w:lvlText w:val="o"/>
      <w:lvlJc w:val="left"/>
      <w:pPr>
        <w:tabs>
          <w:tab w:val="num" w:pos="5703"/>
        </w:tabs>
        <w:ind w:left="5703" w:hanging="360"/>
      </w:pPr>
      <w:rPr>
        <w:rFonts w:ascii="Courier New" w:hAnsi="Courier New" w:hint="default"/>
      </w:rPr>
    </w:lvl>
    <w:lvl w:ilvl="8" w:tplc="04090005" w:tentative="1">
      <w:start w:val="1"/>
      <w:numFmt w:val="bullet"/>
      <w:lvlText w:val=""/>
      <w:lvlJc w:val="left"/>
      <w:pPr>
        <w:tabs>
          <w:tab w:val="num" w:pos="6423"/>
        </w:tabs>
        <w:ind w:left="6423" w:hanging="360"/>
      </w:pPr>
      <w:rPr>
        <w:rFonts w:ascii="Wingdings" w:hAnsi="Wingdings" w:hint="default"/>
      </w:rPr>
    </w:lvl>
  </w:abstractNum>
  <w:abstractNum w:abstractNumId="32">
    <w:nsid w:val="720625EF"/>
    <w:multiLevelType w:val="multilevel"/>
    <w:tmpl w:val="103C38C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nsid w:val="727C4241"/>
    <w:multiLevelType w:val="hybridMultilevel"/>
    <w:tmpl w:val="E0129054"/>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4">
    <w:nsid w:val="755165F3"/>
    <w:multiLevelType w:val="hybridMultilevel"/>
    <w:tmpl w:val="82AEE4C0"/>
    <w:lvl w:ilvl="0" w:tplc="7EC830A8">
      <w:start w:val="1"/>
      <w:numFmt w:val="bullet"/>
      <w:lvlText w:val=""/>
      <w:lvlJc w:val="left"/>
      <w:pPr>
        <w:tabs>
          <w:tab w:val="num" w:pos="417"/>
        </w:tabs>
        <w:ind w:left="340" w:hanging="283"/>
      </w:pPr>
      <w:rPr>
        <w:rFonts w:ascii="Symbol" w:hAnsi="Symbol" w:hint="default"/>
        <w:color w:val="999999"/>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75B56641"/>
    <w:multiLevelType w:val="multilevel"/>
    <w:tmpl w:val="44000C32"/>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4%1.3.3.1"/>
      <w:lvlJc w:val="left"/>
      <w:pPr>
        <w:tabs>
          <w:tab w:val="num" w:pos="1641"/>
        </w:tabs>
        <w:ind w:left="1134" w:hanging="573"/>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6">
    <w:nsid w:val="76A01C48"/>
    <w:multiLevelType w:val="hybridMultilevel"/>
    <w:tmpl w:val="6F4E7B6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7">
    <w:nsid w:val="7AB42EB0"/>
    <w:multiLevelType w:val="hybridMultilevel"/>
    <w:tmpl w:val="89343506"/>
    <w:lvl w:ilvl="0" w:tplc="0D6A08EA">
      <w:start w:val="1"/>
      <w:numFmt w:val="bullet"/>
      <w:lvlText w:val=""/>
      <w:lvlJc w:val="left"/>
      <w:pPr>
        <w:tabs>
          <w:tab w:val="num" w:pos="417"/>
        </w:tabs>
        <w:ind w:left="340" w:hanging="28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8"/>
  </w:num>
  <w:num w:numId="2">
    <w:abstractNumId w:val="26"/>
  </w:num>
  <w:num w:numId="3">
    <w:abstractNumId w:val="13"/>
  </w:num>
  <w:num w:numId="4">
    <w:abstractNumId w:val="17"/>
  </w:num>
  <w:num w:numId="5">
    <w:abstractNumId w:val="24"/>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4"/>
  </w:num>
  <w:num w:numId="17">
    <w:abstractNumId w:val="27"/>
  </w:num>
  <w:num w:numId="18">
    <w:abstractNumId w:val="35"/>
  </w:num>
  <w:num w:numId="19">
    <w:abstractNumId w:val="13"/>
  </w:num>
  <w:num w:numId="20">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num>
  <w:num w:numId="22">
    <w:abstractNumId w:val="19"/>
  </w:num>
  <w:num w:numId="23">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lvlOverride w:ilvl="0">
      <w:startOverride w:val="1"/>
    </w:lvlOverride>
    <w:lvlOverride w:ilvl="1">
      <w:startOverride w:val="1"/>
    </w:lvlOverride>
  </w:num>
  <w:num w:numId="26">
    <w:abstractNumId w:val="10"/>
    <w:lvlOverride w:ilvl="0">
      <w:lvl w:ilvl="0">
        <w:numFmt w:val="bullet"/>
        <w:lvlText w:val=""/>
        <w:legacy w:legacy="1" w:legacySpace="0" w:legacyIndent="0"/>
        <w:lvlJc w:val="left"/>
        <w:rPr>
          <w:rFonts w:ascii="Symbol" w:hAnsi="Symbol" w:hint="default"/>
        </w:rPr>
      </w:lvl>
    </w:lvlOverride>
  </w:num>
  <w:num w:numId="27">
    <w:abstractNumId w:val="12"/>
  </w:num>
  <w:num w:numId="28">
    <w:abstractNumId w:val="25"/>
  </w:num>
  <w:num w:numId="29">
    <w:abstractNumId w:val="37"/>
  </w:num>
  <w:num w:numId="30">
    <w:abstractNumId w:val="21"/>
  </w:num>
  <w:num w:numId="31">
    <w:abstractNumId w:val="31"/>
  </w:num>
  <w:num w:numId="32">
    <w:abstractNumId w:val="34"/>
  </w:num>
  <w:num w:numId="33">
    <w:abstractNumId w:val="30"/>
  </w:num>
  <w:num w:numId="34">
    <w:abstractNumId w:val="20"/>
  </w:num>
  <w:num w:numId="35">
    <w:abstractNumId w:val="32"/>
  </w:num>
  <w:num w:numId="36">
    <w:abstractNumId w:val="36"/>
  </w:num>
  <w:num w:numId="37">
    <w:abstractNumId w:val="33"/>
  </w:num>
  <w:num w:numId="38">
    <w:abstractNumId w:val="23"/>
  </w:num>
  <w:num w:numId="39">
    <w:abstractNumId w:val="22"/>
  </w:num>
  <w:num w:numId="40">
    <w:abstractNumId w:val="18"/>
  </w:num>
  <w:num w:numId="41">
    <w:abstractNumId w:val="29"/>
  </w:num>
  <w:num w:numId="42">
    <w:abstractNumId w:val="16"/>
  </w:num>
  <w:num w:numId="43">
    <w:abstractNumId w:val="11"/>
  </w:num>
  <w:num w:numId="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567"/>
  <w:doNotShadeFormDat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6DC9"/>
    <w:rsid w:val="00020A74"/>
    <w:rsid w:val="000417C9"/>
    <w:rsid w:val="00052EB4"/>
    <w:rsid w:val="00073CB3"/>
    <w:rsid w:val="00092229"/>
    <w:rsid w:val="000C67DF"/>
    <w:rsid w:val="000F4711"/>
    <w:rsid w:val="00102A16"/>
    <w:rsid w:val="00106249"/>
    <w:rsid w:val="001065BC"/>
    <w:rsid w:val="00134425"/>
    <w:rsid w:val="00160DA6"/>
    <w:rsid w:val="00170D60"/>
    <w:rsid w:val="00181E5A"/>
    <w:rsid w:val="00183F6F"/>
    <w:rsid w:val="00186ACF"/>
    <w:rsid w:val="001A2A36"/>
    <w:rsid w:val="001B524D"/>
    <w:rsid w:val="001C1767"/>
    <w:rsid w:val="001C1796"/>
    <w:rsid w:val="001E0C3E"/>
    <w:rsid w:val="001E5371"/>
    <w:rsid w:val="001F752A"/>
    <w:rsid w:val="00202FAE"/>
    <w:rsid w:val="0023692F"/>
    <w:rsid w:val="00256B5F"/>
    <w:rsid w:val="00265FF4"/>
    <w:rsid w:val="00271CC5"/>
    <w:rsid w:val="0028099B"/>
    <w:rsid w:val="002A7172"/>
    <w:rsid w:val="002F6ACD"/>
    <w:rsid w:val="00303AB8"/>
    <w:rsid w:val="003156F6"/>
    <w:rsid w:val="003211A9"/>
    <w:rsid w:val="0033075B"/>
    <w:rsid w:val="00370083"/>
    <w:rsid w:val="003759BE"/>
    <w:rsid w:val="00380D30"/>
    <w:rsid w:val="003D072F"/>
    <w:rsid w:val="003D63E7"/>
    <w:rsid w:val="003F36BE"/>
    <w:rsid w:val="0044243C"/>
    <w:rsid w:val="004A346F"/>
    <w:rsid w:val="004B01E0"/>
    <w:rsid w:val="004E774E"/>
    <w:rsid w:val="00515AFB"/>
    <w:rsid w:val="00516590"/>
    <w:rsid w:val="0052611D"/>
    <w:rsid w:val="005708B0"/>
    <w:rsid w:val="005818A1"/>
    <w:rsid w:val="00584538"/>
    <w:rsid w:val="005845FB"/>
    <w:rsid w:val="00592A14"/>
    <w:rsid w:val="005A5177"/>
    <w:rsid w:val="005B0D0E"/>
    <w:rsid w:val="005D45B8"/>
    <w:rsid w:val="00612C74"/>
    <w:rsid w:val="006148F8"/>
    <w:rsid w:val="00626BB1"/>
    <w:rsid w:val="00630F39"/>
    <w:rsid w:val="006474F2"/>
    <w:rsid w:val="00652C67"/>
    <w:rsid w:val="00667B16"/>
    <w:rsid w:val="00671869"/>
    <w:rsid w:val="00673639"/>
    <w:rsid w:val="00694D4C"/>
    <w:rsid w:val="006A24D4"/>
    <w:rsid w:val="006A51FB"/>
    <w:rsid w:val="006C2437"/>
    <w:rsid w:val="006E6213"/>
    <w:rsid w:val="00732BA0"/>
    <w:rsid w:val="007762A7"/>
    <w:rsid w:val="007B2ACB"/>
    <w:rsid w:val="00842F23"/>
    <w:rsid w:val="00873BDB"/>
    <w:rsid w:val="00876DC9"/>
    <w:rsid w:val="00892FBB"/>
    <w:rsid w:val="008B2ABD"/>
    <w:rsid w:val="008D0DBC"/>
    <w:rsid w:val="009371A1"/>
    <w:rsid w:val="0098282E"/>
    <w:rsid w:val="00996421"/>
    <w:rsid w:val="009A2DA9"/>
    <w:rsid w:val="009C644E"/>
    <w:rsid w:val="009C6E7B"/>
    <w:rsid w:val="009E192D"/>
    <w:rsid w:val="009F1937"/>
    <w:rsid w:val="00A2690A"/>
    <w:rsid w:val="00A314CF"/>
    <w:rsid w:val="00A316B5"/>
    <w:rsid w:val="00A44B14"/>
    <w:rsid w:val="00A51C44"/>
    <w:rsid w:val="00AB218B"/>
    <w:rsid w:val="00AB3481"/>
    <w:rsid w:val="00AB7C45"/>
    <w:rsid w:val="00AC4E92"/>
    <w:rsid w:val="00AE3BCB"/>
    <w:rsid w:val="00B01C40"/>
    <w:rsid w:val="00B22781"/>
    <w:rsid w:val="00B227CA"/>
    <w:rsid w:val="00B57AB6"/>
    <w:rsid w:val="00B605AF"/>
    <w:rsid w:val="00B77880"/>
    <w:rsid w:val="00B838BA"/>
    <w:rsid w:val="00B85C23"/>
    <w:rsid w:val="00B97039"/>
    <w:rsid w:val="00BA2A17"/>
    <w:rsid w:val="00BA6E2A"/>
    <w:rsid w:val="00BA718C"/>
    <w:rsid w:val="00BB0AE1"/>
    <w:rsid w:val="00BB1407"/>
    <w:rsid w:val="00BF77F0"/>
    <w:rsid w:val="00C307DC"/>
    <w:rsid w:val="00C50D90"/>
    <w:rsid w:val="00C63E49"/>
    <w:rsid w:val="00C874CD"/>
    <w:rsid w:val="00CB2435"/>
    <w:rsid w:val="00CC0EDF"/>
    <w:rsid w:val="00CC727A"/>
    <w:rsid w:val="00CD4E24"/>
    <w:rsid w:val="00CF790A"/>
    <w:rsid w:val="00D002D9"/>
    <w:rsid w:val="00D23D8E"/>
    <w:rsid w:val="00D31E5A"/>
    <w:rsid w:val="00D878FB"/>
    <w:rsid w:val="00DA2546"/>
    <w:rsid w:val="00DA4475"/>
    <w:rsid w:val="00DC4E6D"/>
    <w:rsid w:val="00DC5496"/>
    <w:rsid w:val="00DE37E1"/>
    <w:rsid w:val="00E02A58"/>
    <w:rsid w:val="00E237DB"/>
    <w:rsid w:val="00E46528"/>
    <w:rsid w:val="00E54113"/>
    <w:rsid w:val="00EB23A3"/>
    <w:rsid w:val="00EB6B82"/>
    <w:rsid w:val="00EC0EC7"/>
    <w:rsid w:val="00EC7927"/>
    <w:rsid w:val="00ED0314"/>
    <w:rsid w:val="00F07213"/>
    <w:rsid w:val="00F12116"/>
    <w:rsid w:val="00F24F0D"/>
    <w:rsid w:val="00F42935"/>
    <w:rsid w:val="00F5130B"/>
    <w:rsid w:val="00F85E7F"/>
    <w:rsid w:val="00F9595F"/>
    <w:rsid w:val="00F95EF0"/>
    <w:rsid w:val="00FA6073"/>
    <w:rsid w:val="00FB0842"/>
    <w:rsid w:val="00FD63BC"/>
    <w:rsid w:val="00FE638F"/>
    <w:rsid w:val="00FF09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martTagType w:namespaceuri="urn:schemas-microsoft-com:office:smarttags" w:name="PostalCode"/>
  <w:smartTagType w:namespaceuri="urn:schemas-microsoft-com:office:smarttags" w:name="City"/>
  <w:smartTagType w:namespaceuri="urn:schemas-microsoft-com:office:smarttags" w:name="Street"/>
  <w:smartTagType w:namespaceuri="urn:schemas-microsoft-com:office:smarttags" w:name="addres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71869"/>
    <w:rPr>
      <w:rFonts w:ascii="Tahoma" w:hAnsi="Tahoma"/>
      <w:sz w:val="18"/>
    </w:rPr>
  </w:style>
  <w:style w:type="paragraph" w:styleId="Heading1">
    <w:name w:val="heading 1"/>
    <w:basedOn w:val="Normal"/>
    <w:next w:val="BodyText"/>
    <w:qFormat/>
    <w:rsid w:val="00A316B5"/>
    <w:pPr>
      <w:keepNext/>
      <w:numPr>
        <w:numId w:val="21"/>
      </w:numPr>
      <w:tabs>
        <w:tab w:val="clear" w:pos="432"/>
        <w:tab w:val="left" w:pos="680"/>
      </w:tabs>
      <w:spacing w:before="480" w:after="120"/>
      <w:ind w:left="680" w:hanging="680"/>
      <w:outlineLvl w:val="0"/>
    </w:pPr>
    <w:rPr>
      <w:rFonts w:cs="Arial"/>
      <w:b/>
      <w:bCs/>
      <w:color w:val="993300"/>
      <w:kern w:val="32"/>
      <w:sz w:val="28"/>
      <w:szCs w:val="28"/>
    </w:rPr>
  </w:style>
  <w:style w:type="paragraph" w:styleId="Heading2">
    <w:name w:val="heading 2"/>
    <w:basedOn w:val="Normal"/>
    <w:next w:val="BodyText"/>
    <w:qFormat/>
    <w:rsid w:val="00A316B5"/>
    <w:pPr>
      <w:keepNext/>
      <w:numPr>
        <w:ilvl w:val="1"/>
        <w:numId w:val="25"/>
      </w:numPr>
      <w:tabs>
        <w:tab w:val="clear" w:pos="576"/>
        <w:tab w:val="left" w:pos="680"/>
      </w:tabs>
      <w:spacing w:before="360" w:after="120"/>
      <w:ind w:left="680" w:hanging="680"/>
      <w:outlineLvl w:val="1"/>
    </w:pPr>
    <w:rPr>
      <w:rFonts w:cs="Arial"/>
      <w:b/>
      <w:bCs/>
      <w:iCs/>
      <w:color w:val="993300"/>
      <w:sz w:val="24"/>
      <w:szCs w:val="24"/>
      <w:lang w:val="en-US"/>
    </w:rPr>
  </w:style>
  <w:style w:type="paragraph" w:styleId="Heading3">
    <w:name w:val="heading 3"/>
    <w:basedOn w:val="Normal"/>
    <w:next w:val="BodyText"/>
    <w:qFormat/>
    <w:rsid w:val="00A316B5"/>
    <w:pPr>
      <w:keepNext/>
      <w:numPr>
        <w:ilvl w:val="2"/>
        <w:numId w:val="21"/>
      </w:numPr>
      <w:tabs>
        <w:tab w:val="clear" w:pos="720"/>
        <w:tab w:val="left" w:pos="680"/>
      </w:tabs>
      <w:spacing w:before="240" w:after="120"/>
      <w:ind w:left="680" w:hanging="680"/>
      <w:outlineLvl w:val="2"/>
    </w:pPr>
    <w:rPr>
      <w:rFonts w:cs="Arial"/>
      <w:b/>
      <w:bCs/>
      <w:color w:val="993300"/>
      <w:sz w:val="20"/>
      <w:lang w:eastAsia="en-US"/>
    </w:rPr>
  </w:style>
  <w:style w:type="paragraph" w:styleId="Heading4">
    <w:name w:val="heading 4"/>
    <w:basedOn w:val="Normal"/>
    <w:next w:val="BodyText"/>
    <w:qFormat/>
    <w:rsid w:val="00A316B5"/>
    <w:pPr>
      <w:keepNext/>
      <w:numPr>
        <w:ilvl w:val="3"/>
        <w:numId w:val="21"/>
      </w:numPr>
      <w:spacing w:before="240" w:after="60"/>
      <w:outlineLvl w:val="3"/>
    </w:pPr>
    <w:rPr>
      <w:b/>
      <w:bCs/>
      <w:color w:val="993300"/>
      <w:sz w:val="20"/>
    </w:rPr>
  </w:style>
  <w:style w:type="paragraph" w:styleId="Heading5">
    <w:name w:val="heading 5"/>
    <w:basedOn w:val="Normal"/>
    <w:next w:val="Normal"/>
    <w:qFormat/>
    <w:rsid w:val="00671869"/>
    <w:pPr>
      <w:numPr>
        <w:ilvl w:val="4"/>
        <w:numId w:val="21"/>
      </w:numPr>
      <w:spacing w:before="240" w:after="60"/>
      <w:outlineLvl w:val="4"/>
    </w:pPr>
    <w:rPr>
      <w:b/>
      <w:bCs/>
      <w:i/>
      <w:iCs/>
      <w:sz w:val="26"/>
      <w:szCs w:val="26"/>
    </w:rPr>
  </w:style>
  <w:style w:type="paragraph" w:styleId="Heading6">
    <w:name w:val="heading 6"/>
    <w:basedOn w:val="Normal"/>
    <w:next w:val="Normal"/>
    <w:qFormat/>
    <w:rsid w:val="00671869"/>
    <w:pPr>
      <w:numPr>
        <w:ilvl w:val="5"/>
        <w:numId w:val="21"/>
      </w:numPr>
      <w:spacing w:before="240" w:after="60"/>
      <w:outlineLvl w:val="5"/>
    </w:pPr>
    <w:rPr>
      <w:rFonts w:ascii="Times New Roman" w:hAnsi="Times New Roman"/>
      <w:b/>
      <w:bCs/>
      <w:sz w:val="22"/>
      <w:szCs w:val="22"/>
    </w:rPr>
  </w:style>
  <w:style w:type="paragraph" w:styleId="Heading7">
    <w:name w:val="heading 7"/>
    <w:basedOn w:val="Normal"/>
    <w:next w:val="Normal"/>
    <w:qFormat/>
    <w:rsid w:val="00671869"/>
    <w:pPr>
      <w:numPr>
        <w:ilvl w:val="6"/>
        <w:numId w:val="21"/>
      </w:numPr>
      <w:spacing w:before="240" w:after="60"/>
      <w:outlineLvl w:val="6"/>
    </w:pPr>
    <w:rPr>
      <w:rFonts w:ascii="Times New Roman" w:hAnsi="Times New Roman"/>
      <w:sz w:val="24"/>
      <w:szCs w:val="24"/>
    </w:rPr>
  </w:style>
  <w:style w:type="paragraph" w:styleId="Heading8">
    <w:name w:val="heading 8"/>
    <w:basedOn w:val="Normal"/>
    <w:next w:val="Normal"/>
    <w:qFormat/>
    <w:rsid w:val="00671869"/>
    <w:pPr>
      <w:numPr>
        <w:ilvl w:val="7"/>
        <w:numId w:val="21"/>
      </w:numPr>
      <w:spacing w:before="240" w:after="60"/>
      <w:outlineLvl w:val="7"/>
    </w:pPr>
    <w:rPr>
      <w:rFonts w:ascii="Times New Roman" w:hAnsi="Times New Roman"/>
      <w:i/>
      <w:iCs/>
      <w:sz w:val="24"/>
      <w:szCs w:val="24"/>
    </w:rPr>
  </w:style>
  <w:style w:type="paragraph" w:styleId="Heading9">
    <w:name w:val="heading 9"/>
    <w:basedOn w:val="Normal"/>
    <w:next w:val="Normal"/>
    <w:qFormat/>
    <w:rsid w:val="00671869"/>
    <w:pPr>
      <w:numPr>
        <w:ilvl w:val="8"/>
        <w:numId w:val="2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671869"/>
    <w:rPr>
      <w:lang w:eastAsia="en-US"/>
    </w:rPr>
  </w:style>
  <w:style w:type="paragraph" w:styleId="Header">
    <w:name w:val="header"/>
    <w:basedOn w:val="Normal"/>
    <w:rsid w:val="00671869"/>
    <w:pPr>
      <w:tabs>
        <w:tab w:val="center" w:pos="4153"/>
        <w:tab w:val="right" w:pos="8306"/>
      </w:tabs>
    </w:pPr>
    <w:rPr>
      <w:sz w:val="16"/>
      <w:szCs w:val="16"/>
    </w:rPr>
  </w:style>
  <w:style w:type="paragraph" w:styleId="Footer">
    <w:name w:val="footer"/>
    <w:basedOn w:val="Normal"/>
    <w:rsid w:val="00671869"/>
    <w:pPr>
      <w:tabs>
        <w:tab w:val="center" w:pos="4153"/>
        <w:tab w:val="right" w:pos="8306"/>
      </w:tabs>
    </w:pPr>
    <w:rPr>
      <w:sz w:val="16"/>
      <w:szCs w:val="16"/>
    </w:rPr>
  </w:style>
  <w:style w:type="paragraph" w:customStyle="1" w:styleId="xCoverAddress">
    <w:name w:val="x Cover Address"/>
    <w:basedOn w:val="Normal"/>
    <w:rsid w:val="00671869"/>
    <w:pPr>
      <w:jc w:val="center"/>
    </w:pPr>
    <w:rPr>
      <w:sz w:val="16"/>
    </w:rPr>
  </w:style>
  <w:style w:type="paragraph" w:styleId="Title">
    <w:name w:val="Title"/>
    <w:basedOn w:val="Normal"/>
    <w:qFormat/>
    <w:rsid w:val="00A316B5"/>
    <w:pPr>
      <w:spacing w:before="7200"/>
    </w:pPr>
    <w:rPr>
      <w:rFonts w:cs="Arial"/>
      <w:b/>
      <w:bCs/>
      <w:color w:val="993300"/>
      <w:kern w:val="28"/>
      <w:sz w:val="40"/>
      <w:szCs w:val="32"/>
    </w:rPr>
  </w:style>
  <w:style w:type="paragraph" w:styleId="Subtitle">
    <w:name w:val="Subtitle"/>
    <w:basedOn w:val="Normal"/>
    <w:qFormat/>
    <w:rsid w:val="00A316B5"/>
    <w:pPr>
      <w:tabs>
        <w:tab w:val="left" w:pos="1800"/>
      </w:tabs>
      <w:spacing w:before="120" w:after="1440"/>
    </w:pPr>
    <w:rPr>
      <w:rFonts w:cs="Arial"/>
      <w:b/>
      <w:color w:val="993300"/>
      <w:sz w:val="28"/>
      <w:szCs w:val="22"/>
    </w:rPr>
  </w:style>
  <w:style w:type="paragraph" w:styleId="TOC1">
    <w:name w:val="toc 1"/>
    <w:basedOn w:val="Normal"/>
    <w:next w:val="Normal"/>
    <w:autoRedefine/>
    <w:uiPriority w:val="39"/>
    <w:rsid w:val="00671869"/>
    <w:pPr>
      <w:tabs>
        <w:tab w:val="left" w:pos="680"/>
        <w:tab w:val="right" w:pos="9639"/>
      </w:tabs>
      <w:spacing w:before="40" w:after="40"/>
      <w:ind w:left="680" w:hanging="680"/>
    </w:pPr>
    <w:rPr>
      <w:b/>
      <w:noProof/>
      <w:szCs w:val="24"/>
    </w:rPr>
  </w:style>
  <w:style w:type="paragraph" w:styleId="TOC2">
    <w:name w:val="toc 2"/>
    <w:basedOn w:val="Normal"/>
    <w:next w:val="Normal"/>
    <w:autoRedefine/>
    <w:uiPriority w:val="39"/>
    <w:rsid w:val="00671869"/>
    <w:pPr>
      <w:tabs>
        <w:tab w:val="left" w:pos="680"/>
        <w:tab w:val="right" w:pos="9639"/>
      </w:tabs>
      <w:spacing w:before="40" w:after="40"/>
    </w:pPr>
    <w:rPr>
      <w:noProof/>
    </w:rPr>
  </w:style>
  <w:style w:type="character" w:styleId="Hyperlink">
    <w:name w:val="Hyperlink"/>
    <w:basedOn w:val="DefaultParagraphFont"/>
    <w:uiPriority w:val="99"/>
    <w:rsid w:val="00671869"/>
    <w:rPr>
      <w:color w:val="0000FF"/>
      <w:u w:val="single"/>
    </w:rPr>
  </w:style>
  <w:style w:type="paragraph" w:styleId="ListBullet">
    <w:name w:val="List Bullet"/>
    <w:basedOn w:val="Normal"/>
    <w:autoRedefine/>
    <w:rsid w:val="00671869"/>
    <w:pPr>
      <w:numPr>
        <w:numId w:val="43"/>
      </w:numPr>
      <w:spacing w:before="40" w:after="40"/>
      <w:ind w:left="714" w:hanging="357"/>
    </w:pPr>
  </w:style>
  <w:style w:type="paragraph" w:customStyle="1" w:styleId="Tabletitle">
    <w:name w:val="Table title"/>
    <w:basedOn w:val="Normal"/>
    <w:rsid w:val="00671869"/>
    <w:pPr>
      <w:spacing w:before="40" w:after="40"/>
    </w:pPr>
    <w:rPr>
      <w:b/>
      <w:color w:val="FFFFFF"/>
    </w:rPr>
  </w:style>
  <w:style w:type="paragraph" w:customStyle="1" w:styleId="Tablecontent">
    <w:name w:val="Table content"/>
    <w:basedOn w:val="Normal"/>
    <w:rsid w:val="00671869"/>
    <w:pPr>
      <w:spacing w:before="20" w:after="20"/>
    </w:pPr>
    <w:rPr>
      <w:bCs/>
    </w:rPr>
  </w:style>
  <w:style w:type="character" w:styleId="FollowedHyperlink">
    <w:name w:val="FollowedHyperlink"/>
    <w:basedOn w:val="DefaultParagraphFont"/>
    <w:rsid w:val="00671869"/>
    <w:rPr>
      <w:color w:val="800080"/>
      <w:u w:val="single"/>
    </w:rPr>
  </w:style>
  <w:style w:type="paragraph" w:styleId="TOC3">
    <w:name w:val="toc 3"/>
    <w:basedOn w:val="Normal"/>
    <w:next w:val="Normal"/>
    <w:autoRedefine/>
    <w:semiHidden/>
    <w:rsid w:val="00671869"/>
    <w:pPr>
      <w:tabs>
        <w:tab w:val="left" w:pos="680"/>
        <w:tab w:val="right" w:pos="9412"/>
      </w:tabs>
      <w:spacing w:after="80"/>
    </w:pPr>
    <w:rPr>
      <w:noProof/>
      <w:szCs w:val="24"/>
    </w:rPr>
  </w:style>
  <w:style w:type="paragraph" w:styleId="TOC4">
    <w:name w:val="toc 4"/>
    <w:basedOn w:val="Normal"/>
    <w:next w:val="Normal"/>
    <w:autoRedefine/>
    <w:semiHidden/>
    <w:rsid w:val="00671869"/>
    <w:pPr>
      <w:ind w:left="600"/>
    </w:pPr>
    <w:rPr>
      <w:rFonts w:ascii="Times New Roman" w:hAnsi="Times New Roman"/>
      <w:szCs w:val="24"/>
    </w:rPr>
  </w:style>
  <w:style w:type="paragraph" w:customStyle="1" w:styleId="DocumentInformation">
    <w:name w:val="Document Information"/>
    <w:basedOn w:val="BodyText"/>
    <w:rsid w:val="00671869"/>
    <w:pPr>
      <w:spacing w:before="40" w:after="40"/>
    </w:pPr>
    <w:rPr>
      <w:b/>
      <w:bCs/>
      <w:sz w:val="22"/>
    </w:rPr>
  </w:style>
  <w:style w:type="paragraph" w:styleId="TOC5">
    <w:name w:val="toc 5"/>
    <w:basedOn w:val="Normal"/>
    <w:next w:val="Normal"/>
    <w:autoRedefine/>
    <w:semiHidden/>
    <w:rsid w:val="00671869"/>
    <w:pPr>
      <w:ind w:left="800"/>
    </w:pPr>
  </w:style>
  <w:style w:type="paragraph" w:styleId="TOC6">
    <w:name w:val="toc 6"/>
    <w:basedOn w:val="Normal"/>
    <w:next w:val="Normal"/>
    <w:autoRedefine/>
    <w:semiHidden/>
    <w:rsid w:val="00671869"/>
    <w:pPr>
      <w:ind w:left="1000"/>
    </w:pPr>
  </w:style>
  <w:style w:type="paragraph" w:styleId="TOC7">
    <w:name w:val="toc 7"/>
    <w:basedOn w:val="Normal"/>
    <w:next w:val="Normal"/>
    <w:autoRedefine/>
    <w:semiHidden/>
    <w:rsid w:val="00671869"/>
    <w:pPr>
      <w:ind w:left="1200"/>
    </w:pPr>
  </w:style>
  <w:style w:type="paragraph" w:styleId="TOC8">
    <w:name w:val="toc 8"/>
    <w:basedOn w:val="Normal"/>
    <w:next w:val="Normal"/>
    <w:autoRedefine/>
    <w:semiHidden/>
    <w:rsid w:val="00671869"/>
    <w:pPr>
      <w:ind w:left="1400"/>
    </w:pPr>
  </w:style>
  <w:style w:type="paragraph" w:styleId="TOC9">
    <w:name w:val="toc 9"/>
    <w:basedOn w:val="Normal"/>
    <w:next w:val="Normal"/>
    <w:autoRedefine/>
    <w:semiHidden/>
    <w:rsid w:val="00671869"/>
    <w:pPr>
      <w:ind w:left="1600"/>
    </w:pPr>
  </w:style>
  <w:style w:type="paragraph" w:styleId="BalloonText">
    <w:name w:val="Balloon Text"/>
    <w:basedOn w:val="Normal"/>
    <w:semiHidden/>
    <w:rsid w:val="00671869"/>
    <w:rPr>
      <w:rFonts w:cs="Tahoma"/>
      <w:sz w:val="16"/>
      <w:szCs w:val="16"/>
    </w:rPr>
  </w:style>
  <w:style w:type="paragraph" w:customStyle="1" w:styleId="Style1">
    <w:name w:val="Style1"/>
    <w:basedOn w:val="Header"/>
    <w:rsid w:val="00A316B5"/>
    <w:pPr>
      <w:spacing w:before="480" w:after="120"/>
    </w:pPr>
    <w:rPr>
      <w:b/>
      <w:bCs/>
      <w:color w:val="993300"/>
      <w:sz w:val="28"/>
    </w:rPr>
  </w:style>
  <w:style w:type="paragraph" w:customStyle="1" w:styleId="Code">
    <w:name w:val="Code"/>
    <w:basedOn w:val="BodyText"/>
    <w:rsid w:val="001A2A36"/>
    <w:pPr>
      <w:pBdr>
        <w:top w:val="single" w:sz="4" w:space="1" w:color="auto"/>
        <w:left w:val="single" w:sz="4" w:space="4" w:color="auto"/>
        <w:bottom w:val="single" w:sz="4" w:space="1" w:color="auto"/>
        <w:right w:val="single" w:sz="4" w:space="4" w:color="auto"/>
      </w:pBdr>
      <w:shd w:val="clear" w:color="auto" w:fill="D9D9D9"/>
      <w:ind w:left="357"/>
    </w:pPr>
    <w:rPr>
      <w:rFonts w:ascii="Courier New" w:hAnsi="Courier New" w:cs="Courier New"/>
      <w:noProof/>
    </w:rPr>
  </w:style>
  <w:style w:type="paragraph" w:customStyle="1" w:styleId="xDocumentEnd">
    <w:name w:val="x Document End"/>
    <w:basedOn w:val="Normal"/>
    <w:rsid w:val="00671869"/>
    <w:pPr>
      <w:spacing w:before="960"/>
      <w:jc w:val="center"/>
    </w:pPr>
    <w:rPr>
      <w:rFonts w:cs="Tahoma"/>
      <w:b/>
      <w:bCs/>
      <w:sz w:val="24"/>
      <w:szCs w:val="16"/>
    </w:rPr>
  </w:style>
  <w:style w:type="paragraph" w:customStyle="1" w:styleId="Picture">
    <w:name w:val="Picture"/>
    <w:basedOn w:val="BodyText"/>
    <w:rsid w:val="00FF0922"/>
    <w:pPr>
      <w:spacing w:before="120" w:after="240"/>
      <w:jc w:val="center"/>
    </w:pPr>
  </w:style>
  <w:style w:type="paragraph" w:styleId="Caption">
    <w:name w:val="caption"/>
    <w:basedOn w:val="Normal"/>
    <w:next w:val="Normal"/>
    <w:qFormat/>
    <w:rsid w:val="00160DA6"/>
    <w:pPr>
      <w:spacing w:after="240"/>
      <w:jc w:val="center"/>
    </w:pPr>
    <w:rPr>
      <w:b/>
      <w:bCs/>
      <w:sz w:val="20"/>
    </w:rPr>
  </w:style>
  <w:style w:type="paragraph" w:customStyle="1" w:styleId="StyleCaptionCentered">
    <w:name w:val="Style Caption + Centered"/>
    <w:basedOn w:val="Caption"/>
    <w:rsid w:val="00160DA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71869"/>
    <w:rPr>
      <w:rFonts w:ascii="Tahoma" w:hAnsi="Tahoma"/>
      <w:sz w:val="18"/>
    </w:rPr>
  </w:style>
  <w:style w:type="paragraph" w:styleId="Heading1">
    <w:name w:val="heading 1"/>
    <w:basedOn w:val="Normal"/>
    <w:next w:val="BodyText"/>
    <w:qFormat/>
    <w:rsid w:val="00A316B5"/>
    <w:pPr>
      <w:keepNext/>
      <w:numPr>
        <w:numId w:val="21"/>
      </w:numPr>
      <w:tabs>
        <w:tab w:val="clear" w:pos="432"/>
        <w:tab w:val="left" w:pos="680"/>
      </w:tabs>
      <w:spacing w:before="480" w:after="120"/>
      <w:ind w:left="680" w:hanging="680"/>
      <w:outlineLvl w:val="0"/>
    </w:pPr>
    <w:rPr>
      <w:rFonts w:cs="Arial"/>
      <w:b/>
      <w:bCs/>
      <w:color w:val="993300"/>
      <w:kern w:val="32"/>
      <w:sz w:val="28"/>
      <w:szCs w:val="28"/>
    </w:rPr>
  </w:style>
  <w:style w:type="paragraph" w:styleId="Heading2">
    <w:name w:val="heading 2"/>
    <w:basedOn w:val="Normal"/>
    <w:next w:val="BodyText"/>
    <w:qFormat/>
    <w:rsid w:val="00A316B5"/>
    <w:pPr>
      <w:keepNext/>
      <w:numPr>
        <w:ilvl w:val="1"/>
        <w:numId w:val="25"/>
      </w:numPr>
      <w:tabs>
        <w:tab w:val="clear" w:pos="576"/>
        <w:tab w:val="left" w:pos="680"/>
      </w:tabs>
      <w:spacing w:before="360" w:after="120"/>
      <w:ind w:left="680" w:hanging="680"/>
      <w:outlineLvl w:val="1"/>
    </w:pPr>
    <w:rPr>
      <w:rFonts w:cs="Arial"/>
      <w:b/>
      <w:bCs/>
      <w:iCs/>
      <w:color w:val="993300"/>
      <w:sz w:val="24"/>
      <w:szCs w:val="24"/>
      <w:lang w:val="en-US"/>
    </w:rPr>
  </w:style>
  <w:style w:type="paragraph" w:styleId="Heading3">
    <w:name w:val="heading 3"/>
    <w:basedOn w:val="Normal"/>
    <w:next w:val="BodyText"/>
    <w:qFormat/>
    <w:rsid w:val="00A316B5"/>
    <w:pPr>
      <w:keepNext/>
      <w:numPr>
        <w:ilvl w:val="2"/>
        <w:numId w:val="21"/>
      </w:numPr>
      <w:tabs>
        <w:tab w:val="clear" w:pos="720"/>
        <w:tab w:val="left" w:pos="680"/>
      </w:tabs>
      <w:spacing w:before="240" w:after="120"/>
      <w:ind w:left="680" w:hanging="680"/>
      <w:outlineLvl w:val="2"/>
    </w:pPr>
    <w:rPr>
      <w:rFonts w:cs="Arial"/>
      <w:b/>
      <w:bCs/>
      <w:color w:val="993300"/>
      <w:sz w:val="20"/>
      <w:lang w:eastAsia="en-US"/>
    </w:rPr>
  </w:style>
  <w:style w:type="paragraph" w:styleId="Heading4">
    <w:name w:val="heading 4"/>
    <w:basedOn w:val="Normal"/>
    <w:next w:val="BodyText"/>
    <w:qFormat/>
    <w:rsid w:val="00A316B5"/>
    <w:pPr>
      <w:keepNext/>
      <w:numPr>
        <w:ilvl w:val="3"/>
        <w:numId w:val="21"/>
      </w:numPr>
      <w:spacing w:before="240" w:after="60"/>
      <w:outlineLvl w:val="3"/>
    </w:pPr>
    <w:rPr>
      <w:b/>
      <w:bCs/>
      <w:color w:val="993300"/>
      <w:sz w:val="20"/>
    </w:rPr>
  </w:style>
  <w:style w:type="paragraph" w:styleId="Heading5">
    <w:name w:val="heading 5"/>
    <w:basedOn w:val="Normal"/>
    <w:next w:val="Normal"/>
    <w:qFormat/>
    <w:rsid w:val="00671869"/>
    <w:pPr>
      <w:numPr>
        <w:ilvl w:val="4"/>
        <w:numId w:val="21"/>
      </w:numPr>
      <w:spacing w:before="240" w:after="60"/>
      <w:outlineLvl w:val="4"/>
    </w:pPr>
    <w:rPr>
      <w:b/>
      <w:bCs/>
      <w:i/>
      <w:iCs/>
      <w:sz w:val="26"/>
      <w:szCs w:val="26"/>
    </w:rPr>
  </w:style>
  <w:style w:type="paragraph" w:styleId="Heading6">
    <w:name w:val="heading 6"/>
    <w:basedOn w:val="Normal"/>
    <w:next w:val="Normal"/>
    <w:qFormat/>
    <w:rsid w:val="00671869"/>
    <w:pPr>
      <w:numPr>
        <w:ilvl w:val="5"/>
        <w:numId w:val="21"/>
      </w:numPr>
      <w:spacing w:before="240" w:after="60"/>
      <w:outlineLvl w:val="5"/>
    </w:pPr>
    <w:rPr>
      <w:rFonts w:ascii="Times New Roman" w:hAnsi="Times New Roman"/>
      <w:b/>
      <w:bCs/>
      <w:sz w:val="22"/>
      <w:szCs w:val="22"/>
    </w:rPr>
  </w:style>
  <w:style w:type="paragraph" w:styleId="Heading7">
    <w:name w:val="heading 7"/>
    <w:basedOn w:val="Normal"/>
    <w:next w:val="Normal"/>
    <w:qFormat/>
    <w:rsid w:val="00671869"/>
    <w:pPr>
      <w:numPr>
        <w:ilvl w:val="6"/>
        <w:numId w:val="21"/>
      </w:numPr>
      <w:spacing w:before="240" w:after="60"/>
      <w:outlineLvl w:val="6"/>
    </w:pPr>
    <w:rPr>
      <w:rFonts w:ascii="Times New Roman" w:hAnsi="Times New Roman"/>
      <w:sz w:val="24"/>
      <w:szCs w:val="24"/>
    </w:rPr>
  </w:style>
  <w:style w:type="paragraph" w:styleId="Heading8">
    <w:name w:val="heading 8"/>
    <w:basedOn w:val="Normal"/>
    <w:next w:val="Normal"/>
    <w:qFormat/>
    <w:rsid w:val="00671869"/>
    <w:pPr>
      <w:numPr>
        <w:ilvl w:val="7"/>
        <w:numId w:val="21"/>
      </w:numPr>
      <w:spacing w:before="240" w:after="60"/>
      <w:outlineLvl w:val="7"/>
    </w:pPr>
    <w:rPr>
      <w:rFonts w:ascii="Times New Roman" w:hAnsi="Times New Roman"/>
      <w:i/>
      <w:iCs/>
      <w:sz w:val="24"/>
      <w:szCs w:val="24"/>
    </w:rPr>
  </w:style>
  <w:style w:type="paragraph" w:styleId="Heading9">
    <w:name w:val="heading 9"/>
    <w:basedOn w:val="Normal"/>
    <w:next w:val="Normal"/>
    <w:qFormat/>
    <w:rsid w:val="00671869"/>
    <w:pPr>
      <w:numPr>
        <w:ilvl w:val="8"/>
        <w:numId w:val="2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671869"/>
    <w:rPr>
      <w:lang w:eastAsia="en-US"/>
    </w:rPr>
  </w:style>
  <w:style w:type="paragraph" w:styleId="Header">
    <w:name w:val="header"/>
    <w:basedOn w:val="Normal"/>
    <w:rsid w:val="00671869"/>
    <w:pPr>
      <w:tabs>
        <w:tab w:val="center" w:pos="4153"/>
        <w:tab w:val="right" w:pos="8306"/>
      </w:tabs>
    </w:pPr>
    <w:rPr>
      <w:sz w:val="16"/>
      <w:szCs w:val="16"/>
    </w:rPr>
  </w:style>
  <w:style w:type="paragraph" w:styleId="Footer">
    <w:name w:val="footer"/>
    <w:basedOn w:val="Normal"/>
    <w:rsid w:val="00671869"/>
    <w:pPr>
      <w:tabs>
        <w:tab w:val="center" w:pos="4153"/>
        <w:tab w:val="right" w:pos="8306"/>
      </w:tabs>
    </w:pPr>
    <w:rPr>
      <w:sz w:val="16"/>
      <w:szCs w:val="16"/>
    </w:rPr>
  </w:style>
  <w:style w:type="paragraph" w:customStyle="1" w:styleId="xCoverAddress">
    <w:name w:val="x Cover Address"/>
    <w:basedOn w:val="Normal"/>
    <w:rsid w:val="00671869"/>
    <w:pPr>
      <w:jc w:val="center"/>
    </w:pPr>
    <w:rPr>
      <w:sz w:val="16"/>
    </w:rPr>
  </w:style>
  <w:style w:type="paragraph" w:styleId="Title">
    <w:name w:val="Title"/>
    <w:basedOn w:val="Normal"/>
    <w:qFormat/>
    <w:rsid w:val="00A316B5"/>
    <w:pPr>
      <w:spacing w:before="7200"/>
    </w:pPr>
    <w:rPr>
      <w:rFonts w:cs="Arial"/>
      <w:b/>
      <w:bCs/>
      <w:color w:val="993300"/>
      <w:kern w:val="28"/>
      <w:sz w:val="40"/>
      <w:szCs w:val="32"/>
    </w:rPr>
  </w:style>
  <w:style w:type="paragraph" w:styleId="Subtitle">
    <w:name w:val="Subtitle"/>
    <w:basedOn w:val="Normal"/>
    <w:qFormat/>
    <w:rsid w:val="00A316B5"/>
    <w:pPr>
      <w:tabs>
        <w:tab w:val="left" w:pos="1800"/>
      </w:tabs>
      <w:spacing w:before="120" w:after="1440"/>
    </w:pPr>
    <w:rPr>
      <w:rFonts w:cs="Arial"/>
      <w:b/>
      <w:color w:val="993300"/>
      <w:sz w:val="28"/>
      <w:szCs w:val="22"/>
    </w:rPr>
  </w:style>
  <w:style w:type="paragraph" w:styleId="TOC1">
    <w:name w:val="toc 1"/>
    <w:basedOn w:val="Normal"/>
    <w:next w:val="Normal"/>
    <w:autoRedefine/>
    <w:uiPriority w:val="39"/>
    <w:rsid w:val="00671869"/>
    <w:pPr>
      <w:tabs>
        <w:tab w:val="left" w:pos="680"/>
        <w:tab w:val="right" w:pos="9639"/>
      </w:tabs>
      <w:spacing w:before="40" w:after="40"/>
      <w:ind w:left="680" w:hanging="680"/>
    </w:pPr>
    <w:rPr>
      <w:b/>
      <w:noProof/>
      <w:szCs w:val="24"/>
    </w:rPr>
  </w:style>
  <w:style w:type="paragraph" w:styleId="TOC2">
    <w:name w:val="toc 2"/>
    <w:basedOn w:val="Normal"/>
    <w:next w:val="Normal"/>
    <w:autoRedefine/>
    <w:uiPriority w:val="39"/>
    <w:rsid w:val="00671869"/>
    <w:pPr>
      <w:tabs>
        <w:tab w:val="left" w:pos="680"/>
        <w:tab w:val="right" w:pos="9639"/>
      </w:tabs>
      <w:spacing w:before="40" w:after="40"/>
    </w:pPr>
    <w:rPr>
      <w:noProof/>
    </w:rPr>
  </w:style>
  <w:style w:type="character" w:styleId="Hyperlink">
    <w:name w:val="Hyperlink"/>
    <w:basedOn w:val="DefaultParagraphFont"/>
    <w:uiPriority w:val="99"/>
    <w:rsid w:val="00671869"/>
    <w:rPr>
      <w:color w:val="0000FF"/>
      <w:u w:val="single"/>
    </w:rPr>
  </w:style>
  <w:style w:type="paragraph" w:styleId="ListBullet">
    <w:name w:val="List Bullet"/>
    <w:basedOn w:val="Normal"/>
    <w:autoRedefine/>
    <w:rsid w:val="00671869"/>
    <w:pPr>
      <w:numPr>
        <w:numId w:val="43"/>
      </w:numPr>
      <w:spacing w:before="40" w:after="40"/>
      <w:ind w:left="714" w:hanging="357"/>
    </w:pPr>
  </w:style>
  <w:style w:type="paragraph" w:customStyle="1" w:styleId="Tabletitle">
    <w:name w:val="Table title"/>
    <w:basedOn w:val="Normal"/>
    <w:rsid w:val="00671869"/>
    <w:pPr>
      <w:spacing w:before="40" w:after="40"/>
    </w:pPr>
    <w:rPr>
      <w:b/>
      <w:color w:val="FFFFFF"/>
    </w:rPr>
  </w:style>
  <w:style w:type="paragraph" w:customStyle="1" w:styleId="Tablecontent">
    <w:name w:val="Table content"/>
    <w:basedOn w:val="Normal"/>
    <w:rsid w:val="00671869"/>
    <w:pPr>
      <w:spacing w:before="20" w:after="20"/>
    </w:pPr>
    <w:rPr>
      <w:bCs/>
    </w:rPr>
  </w:style>
  <w:style w:type="character" w:styleId="FollowedHyperlink">
    <w:name w:val="FollowedHyperlink"/>
    <w:basedOn w:val="DefaultParagraphFont"/>
    <w:rsid w:val="00671869"/>
    <w:rPr>
      <w:color w:val="800080"/>
      <w:u w:val="single"/>
    </w:rPr>
  </w:style>
  <w:style w:type="paragraph" w:styleId="TOC3">
    <w:name w:val="toc 3"/>
    <w:basedOn w:val="Normal"/>
    <w:next w:val="Normal"/>
    <w:autoRedefine/>
    <w:semiHidden/>
    <w:rsid w:val="00671869"/>
    <w:pPr>
      <w:tabs>
        <w:tab w:val="left" w:pos="680"/>
        <w:tab w:val="right" w:pos="9412"/>
      </w:tabs>
      <w:spacing w:after="80"/>
    </w:pPr>
    <w:rPr>
      <w:noProof/>
      <w:szCs w:val="24"/>
    </w:rPr>
  </w:style>
  <w:style w:type="paragraph" w:styleId="TOC4">
    <w:name w:val="toc 4"/>
    <w:basedOn w:val="Normal"/>
    <w:next w:val="Normal"/>
    <w:autoRedefine/>
    <w:semiHidden/>
    <w:rsid w:val="00671869"/>
    <w:pPr>
      <w:ind w:left="600"/>
    </w:pPr>
    <w:rPr>
      <w:rFonts w:ascii="Times New Roman" w:hAnsi="Times New Roman"/>
      <w:szCs w:val="24"/>
    </w:rPr>
  </w:style>
  <w:style w:type="paragraph" w:customStyle="1" w:styleId="DocumentInformation">
    <w:name w:val="Document Information"/>
    <w:basedOn w:val="BodyText"/>
    <w:rsid w:val="00671869"/>
    <w:pPr>
      <w:spacing w:before="40" w:after="40"/>
    </w:pPr>
    <w:rPr>
      <w:b/>
      <w:bCs/>
      <w:sz w:val="22"/>
    </w:rPr>
  </w:style>
  <w:style w:type="paragraph" w:styleId="TOC5">
    <w:name w:val="toc 5"/>
    <w:basedOn w:val="Normal"/>
    <w:next w:val="Normal"/>
    <w:autoRedefine/>
    <w:semiHidden/>
    <w:rsid w:val="00671869"/>
    <w:pPr>
      <w:ind w:left="800"/>
    </w:pPr>
  </w:style>
  <w:style w:type="paragraph" w:styleId="TOC6">
    <w:name w:val="toc 6"/>
    <w:basedOn w:val="Normal"/>
    <w:next w:val="Normal"/>
    <w:autoRedefine/>
    <w:semiHidden/>
    <w:rsid w:val="00671869"/>
    <w:pPr>
      <w:ind w:left="1000"/>
    </w:pPr>
  </w:style>
  <w:style w:type="paragraph" w:styleId="TOC7">
    <w:name w:val="toc 7"/>
    <w:basedOn w:val="Normal"/>
    <w:next w:val="Normal"/>
    <w:autoRedefine/>
    <w:semiHidden/>
    <w:rsid w:val="00671869"/>
    <w:pPr>
      <w:ind w:left="1200"/>
    </w:pPr>
  </w:style>
  <w:style w:type="paragraph" w:styleId="TOC8">
    <w:name w:val="toc 8"/>
    <w:basedOn w:val="Normal"/>
    <w:next w:val="Normal"/>
    <w:autoRedefine/>
    <w:semiHidden/>
    <w:rsid w:val="00671869"/>
    <w:pPr>
      <w:ind w:left="1400"/>
    </w:pPr>
  </w:style>
  <w:style w:type="paragraph" w:styleId="TOC9">
    <w:name w:val="toc 9"/>
    <w:basedOn w:val="Normal"/>
    <w:next w:val="Normal"/>
    <w:autoRedefine/>
    <w:semiHidden/>
    <w:rsid w:val="00671869"/>
    <w:pPr>
      <w:ind w:left="1600"/>
    </w:pPr>
  </w:style>
  <w:style w:type="paragraph" w:styleId="BalloonText">
    <w:name w:val="Balloon Text"/>
    <w:basedOn w:val="Normal"/>
    <w:semiHidden/>
    <w:rsid w:val="00671869"/>
    <w:rPr>
      <w:rFonts w:cs="Tahoma"/>
      <w:sz w:val="16"/>
      <w:szCs w:val="16"/>
    </w:rPr>
  </w:style>
  <w:style w:type="paragraph" w:customStyle="1" w:styleId="Style1">
    <w:name w:val="Style1"/>
    <w:basedOn w:val="Header"/>
    <w:rsid w:val="00A316B5"/>
    <w:pPr>
      <w:spacing w:before="480" w:after="120"/>
    </w:pPr>
    <w:rPr>
      <w:b/>
      <w:bCs/>
      <w:color w:val="993300"/>
      <w:sz w:val="28"/>
    </w:rPr>
  </w:style>
  <w:style w:type="paragraph" w:customStyle="1" w:styleId="Code">
    <w:name w:val="Code"/>
    <w:basedOn w:val="BodyText"/>
    <w:rsid w:val="001A2A36"/>
    <w:pPr>
      <w:pBdr>
        <w:top w:val="single" w:sz="4" w:space="1" w:color="auto"/>
        <w:left w:val="single" w:sz="4" w:space="4" w:color="auto"/>
        <w:bottom w:val="single" w:sz="4" w:space="1" w:color="auto"/>
        <w:right w:val="single" w:sz="4" w:space="4" w:color="auto"/>
      </w:pBdr>
      <w:shd w:val="clear" w:color="auto" w:fill="D9D9D9"/>
      <w:ind w:left="357"/>
    </w:pPr>
    <w:rPr>
      <w:rFonts w:ascii="Courier New" w:hAnsi="Courier New" w:cs="Courier New"/>
      <w:noProof/>
    </w:rPr>
  </w:style>
  <w:style w:type="paragraph" w:customStyle="1" w:styleId="xDocumentEnd">
    <w:name w:val="x Document End"/>
    <w:basedOn w:val="Normal"/>
    <w:rsid w:val="00671869"/>
    <w:pPr>
      <w:spacing w:before="960"/>
      <w:jc w:val="center"/>
    </w:pPr>
    <w:rPr>
      <w:rFonts w:cs="Tahoma"/>
      <w:b/>
      <w:bCs/>
      <w:sz w:val="24"/>
      <w:szCs w:val="16"/>
    </w:rPr>
  </w:style>
  <w:style w:type="paragraph" w:customStyle="1" w:styleId="Picture">
    <w:name w:val="Picture"/>
    <w:basedOn w:val="BodyText"/>
    <w:rsid w:val="00FF0922"/>
    <w:pPr>
      <w:spacing w:before="120" w:after="240"/>
      <w:jc w:val="center"/>
    </w:pPr>
  </w:style>
  <w:style w:type="paragraph" w:styleId="Caption">
    <w:name w:val="caption"/>
    <w:basedOn w:val="Normal"/>
    <w:next w:val="Normal"/>
    <w:qFormat/>
    <w:rsid w:val="00160DA6"/>
    <w:pPr>
      <w:spacing w:after="240"/>
      <w:jc w:val="center"/>
    </w:pPr>
    <w:rPr>
      <w:b/>
      <w:bCs/>
      <w:sz w:val="20"/>
    </w:rPr>
  </w:style>
  <w:style w:type="paragraph" w:customStyle="1" w:styleId="StyleCaptionCentered">
    <w:name w:val="Style Caption + Centered"/>
    <w:basedOn w:val="Caption"/>
    <w:rsid w:val="00160D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311191">
      <w:bodyDiv w:val="1"/>
      <w:marLeft w:val="0"/>
      <w:marRight w:val="0"/>
      <w:marTop w:val="0"/>
      <w:marBottom w:val="0"/>
      <w:divBdr>
        <w:top w:val="none" w:sz="0" w:space="0" w:color="auto"/>
        <w:left w:val="none" w:sz="0" w:space="0" w:color="auto"/>
        <w:bottom w:val="none" w:sz="0" w:space="0" w:color="auto"/>
        <w:right w:val="none" w:sz="0" w:space="0" w:color="auto"/>
      </w:divBdr>
    </w:div>
    <w:div w:id="506216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download/en/confirmation.aspx?id=16818"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www.microsoft.com/download/en/details.aspx?displaylang=en&amp;id=6116"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icrosoft.com/download/en/details.aspx?id=1639"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http://www.microsoft.com/download/en/details.aspx?id=8483"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www.microsoft.com/download/en/details.aspx?id=22"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50.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s\Tiger\Templates\Office2007\Tiger%20Project%20Doc%20v2.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13DC1C-1AD6-4101-8FC7-B2CB231DC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Tiger Project Doc v2.0.dotx</Template>
  <TotalTime>302</TotalTime>
  <Pages>29</Pages>
  <Words>2172</Words>
  <Characters>12381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SQL Server 2008 R2 Express</vt:lpstr>
    </vt:vector>
  </TitlesOfParts>
  <Company>Tiger Computer Services Ltd</Company>
  <LinksUpToDate>false</LinksUpToDate>
  <CharactersWithSpaces>14524</CharactersWithSpaces>
  <SharedDoc>false</SharedDoc>
  <HLinks>
    <vt:vector size="78" baseType="variant">
      <vt:variant>
        <vt:i4>1310783</vt:i4>
      </vt:variant>
      <vt:variant>
        <vt:i4>86</vt:i4>
      </vt:variant>
      <vt:variant>
        <vt:i4>0</vt:i4>
      </vt:variant>
      <vt:variant>
        <vt:i4>5</vt:i4>
      </vt:variant>
      <vt:variant>
        <vt:lpwstr/>
      </vt:variant>
      <vt:variant>
        <vt:lpwstr>_Toc130194752</vt:lpwstr>
      </vt:variant>
      <vt:variant>
        <vt:i4>1310783</vt:i4>
      </vt:variant>
      <vt:variant>
        <vt:i4>80</vt:i4>
      </vt:variant>
      <vt:variant>
        <vt:i4>0</vt:i4>
      </vt:variant>
      <vt:variant>
        <vt:i4>5</vt:i4>
      </vt:variant>
      <vt:variant>
        <vt:lpwstr/>
      </vt:variant>
      <vt:variant>
        <vt:lpwstr>_Toc130194751</vt:lpwstr>
      </vt:variant>
      <vt:variant>
        <vt:i4>1310783</vt:i4>
      </vt:variant>
      <vt:variant>
        <vt:i4>74</vt:i4>
      </vt:variant>
      <vt:variant>
        <vt:i4>0</vt:i4>
      </vt:variant>
      <vt:variant>
        <vt:i4>5</vt:i4>
      </vt:variant>
      <vt:variant>
        <vt:lpwstr/>
      </vt:variant>
      <vt:variant>
        <vt:lpwstr>_Toc130194750</vt:lpwstr>
      </vt:variant>
      <vt:variant>
        <vt:i4>1376319</vt:i4>
      </vt:variant>
      <vt:variant>
        <vt:i4>68</vt:i4>
      </vt:variant>
      <vt:variant>
        <vt:i4>0</vt:i4>
      </vt:variant>
      <vt:variant>
        <vt:i4>5</vt:i4>
      </vt:variant>
      <vt:variant>
        <vt:lpwstr/>
      </vt:variant>
      <vt:variant>
        <vt:lpwstr>_Toc130194749</vt:lpwstr>
      </vt:variant>
      <vt:variant>
        <vt:i4>1376319</vt:i4>
      </vt:variant>
      <vt:variant>
        <vt:i4>62</vt:i4>
      </vt:variant>
      <vt:variant>
        <vt:i4>0</vt:i4>
      </vt:variant>
      <vt:variant>
        <vt:i4>5</vt:i4>
      </vt:variant>
      <vt:variant>
        <vt:lpwstr/>
      </vt:variant>
      <vt:variant>
        <vt:lpwstr>_Toc130194748</vt:lpwstr>
      </vt:variant>
      <vt:variant>
        <vt:i4>1376319</vt:i4>
      </vt:variant>
      <vt:variant>
        <vt:i4>56</vt:i4>
      </vt:variant>
      <vt:variant>
        <vt:i4>0</vt:i4>
      </vt:variant>
      <vt:variant>
        <vt:i4>5</vt:i4>
      </vt:variant>
      <vt:variant>
        <vt:lpwstr/>
      </vt:variant>
      <vt:variant>
        <vt:lpwstr>_Toc130194747</vt:lpwstr>
      </vt:variant>
      <vt:variant>
        <vt:i4>1376319</vt:i4>
      </vt:variant>
      <vt:variant>
        <vt:i4>50</vt:i4>
      </vt:variant>
      <vt:variant>
        <vt:i4>0</vt:i4>
      </vt:variant>
      <vt:variant>
        <vt:i4>5</vt:i4>
      </vt:variant>
      <vt:variant>
        <vt:lpwstr/>
      </vt:variant>
      <vt:variant>
        <vt:lpwstr>_Toc130194746</vt:lpwstr>
      </vt:variant>
      <vt:variant>
        <vt:i4>1376319</vt:i4>
      </vt:variant>
      <vt:variant>
        <vt:i4>44</vt:i4>
      </vt:variant>
      <vt:variant>
        <vt:i4>0</vt:i4>
      </vt:variant>
      <vt:variant>
        <vt:i4>5</vt:i4>
      </vt:variant>
      <vt:variant>
        <vt:lpwstr/>
      </vt:variant>
      <vt:variant>
        <vt:lpwstr>_Toc130194745</vt:lpwstr>
      </vt:variant>
      <vt:variant>
        <vt:i4>1376319</vt:i4>
      </vt:variant>
      <vt:variant>
        <vt:i4>38</vt:i4>
      </vt:variant>
      <vt:variant>
        <vt:i4>0</vt:i4>
      </vt:variant>
      <vt:variant>
        <vt:i4>5</vt:i4>
      </vt:variant>
      <vt:variant>
        <vt:lpwstr/>
      </vt:variant>
      <vt:variant>
        <vt:lpwstr>_Toc130194744</vt:lpwstr>
      </vt:variant>
      <vt:variant>
        <vt:i4>1376319</vt:i4>
      </vt:variant>
      <vt:variant>
        <vt:i4>32</vt:i4>
      </vt:variant>
      <vt:variant>
        <vt:i4>0</vt:i4>
      </vt:variant>
      <vt:variant>
        <vt:i4>5</vt:i4>
      </vt:variant>
      <vt:variant>
        <vt:lpwstr/>
      </vt:variant>
      <vt:variant>
        <vt:lpwstr>_Toc130194743</vt:lpwstr>
      </vt:variant>
      <vt:variant>
        <vt:i4>1376319</vt:i4>
      </vt:variant>
      <vt:variant>
        <vt:i4>26</vt:i4>
      </vt:variant>
      <vt:variant>
        <vt:i4>0</vt:i4>
      </vt:variant>
      <vt:variant>
        <vt:i4>5</vt:i4>
      </vt:variant>
      <vt:variant>
        <vt:lpwstr/>
      </vt:variant>
      <vt:variant>
        <vt:lpwstr>_Toc130194742</vt:lpwstr>
      </vt:variant>
      <vt:variant>
        <vt:i4>1376319</vt:i4>
      </vt:variant>
      <vt:variant>
        <vt:i4>20</vt:i4>
      </vt:variant>
      <vt:variant>
        <vt:i4>0</vt:i4>
      </vt:variant>
      <vt:variant>
        <vt:i4>5</vt:i4>
      </vt:variant>
      <vt:variant>
        <vt:lpwstr/>
      </vt:variant>
      <vt:variant>
        <vt:lpwstr>_Toc130194741</vt:lpwstr>
      </vt:variant>
      <vt:variant>
        <vt:i4>2818140</vt:i4>
      </vt:variant>
      <vt:variant>
        <vt:i4>15</vt:i4>
      </vt:variant>
      <vt:variant>
        <vt:i4>0</vt:i4>
      </vt:variant>
      <vt:variant>
        <vt:i4>5</vt:i4>
      </vt:variant>
      <vt:variant>
        <vt:lpwstr>mailto:support@tigernews.co.uk</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 Server 2008 R2 Express</dc:title>
  <dc:subject>Installation Notes</dc:subject>
  <dc:creator>Liam Westley</dc:creator>
  <cp:lastModifiedBy>Liam Westley</cp:lastModifiedBy>
  <cp:revision>104</cp:revision>
  <cp:lastPrinted>2005-05-10T17:25:00Z</cp:lastPrinted>
  <dcterms:created xsi:type="dcterms:W3CDTF">2011-10-23T00:01:00Z</dcterms:created>
  <dcterms:modified xsi:type="dcterms:W3CDTF">2011-10-23T10:41:00Z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linkTarget="Version">
    <vt:lpwstr>*MACROBUTTON NoMacro [Click here and type version - e.g. Version 1]*</vt:lpwstr>
  </property>
</Properties>
</file>